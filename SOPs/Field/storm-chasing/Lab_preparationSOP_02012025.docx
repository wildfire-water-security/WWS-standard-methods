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D1324E" w14:textId="0C745C80" w:rsidR="00A0136B" w:rsidRDefault="00A0136B" w:rsidP="00A0136B">
      <w:pPr>
        <w:pStyle w:val="Heading2"/>
        <w:rPr>
          <w:ins w:id="0" w:author="Basso, Marta" w:date="2025-01-02T10:05:00Z" w16du:dateUtc="2025-01-02T18:05:00Z"/>
          <w:b/>
          <w:bCs/>
        </w:rPr>
      </w:pPr>
      <w:bookmarkStart w:id="1" w:name="_Toc178691914"/>
      <w:r w:rsidRPr="00372AB7">
        <w:rPr>
          <w:b/>
          <w:bCs/>
        </w:rPr>
        <w:t>Lab preparation</w:t>
      </w:r>
      <w:bookmarkEnd w:id="1"/>
      <w:r w:rsidRPr="00372AB7">
        <w:rPr>
          <w:b/>
          <w:bCs/>
        </w:rPr>
        <w:t xml:space="preserve"> </w:t>
      </w:r>
    </w:p>
    <w:p w14:paraId="175C4484" w14:textId="50589837" w:rsidR="00786D70" w:rsidRDefault="00786D70" w:rsidP="00786D70">
      <w:pPr>
        <w:pStyle w:val="Heading3"/>
        <w:rPr>
          <w:ins w:id="2" w:author="Basso, Marta" w:date="2025-01-02T10:07:00Z" w16du:dateUtc="2025-01-02T18:07:00Z"/>
        </w:rPr>
      </w:pPr>
      <w:ins w:id="3" w:author="Basso, Marta" w:date="2025-01-02T10:07:00Z" w16du:dateUtc="2025-01-02T18:07:00Z">
        <w:r>
          <w:t>ISCO</w:t>
        </w:r>
      </w:ins>
    </w:p>
    <w:p w14:paraId="16780188" w14:textId="04B36E35" w:rsidR="00786D70" w:rsidDel="00786D70" w:rsidRDefault="00786D70" w:rsidP="00786D70">
      <w:pPr>
        <w:rPr>
          <w:del w:id="4" w:author="Basso, Marta" w:date="2025-01-02T10:08:00Z" w16du:dateUtc="2025-01-02T18:08:00Z"/>
          <w:i/>
          <w:iCs/>
        </w:rPr>
      </w:pPr>
      <w:ins w:id="5" w:author="Basso, Marta" w:date="2025-01-02T10:16:00Z" w16du:dateUtc="2025-01-02T18:16:00Z">
        <w:r w:rsidRPr="00786D70">
          <w:rPr>
            <w:rFonts w:eastAsiaTheme="majorEastAsia" w:cstheme="majorBidi"/>
            <w:i/>
            <w:iCs/>
            <w:color w:val="0F4761" w:themeColor="accent1" w:themeShade="BF"/>
            <w:sz w:val="24"/>
            <w:szCs w:val="24"/>
            <w:rPrChange w:id="6" w:author="Basso, Marta" w:date="2025-01-02T10:16:00Z" w16du:dateUtc="2025-01-02T18:16:00Z">
              <w:rPr>
                <w:i/>
                <w:iCs/>
              </w:rPr>
            </w:rPrChange>
          </w:rPr>
          <w:t>Bottles preparation:</w:t>
        </w:r>
        <w:r>
          <w:rPr>
            <w:i/>
            <w:iCs/>
          </w:rPr>
          <w:t xml:space="preserve"> </w:t>
        </w:r>
      </w:ins>
    </w:p>
    <w:p w14:paraId="0BF886BF" w14:textId="77777777" w:rsidR="00786D70" w:rsidRDefault="00786D70" w:rsidP="00786D70">
      <w:pPr>
        <w:pStyle w:val="Heading4"/>
        <w:rPr>
          <w:ins w:id="7" w:author="Basso, Marta" w:date="2025-01-02T10:20:00Z" w16du:dateUtc="2025-01-02T18:20:00Z"/>
          <w:rFonts w:eastAsiaTheme="minorHAnsi" w:cstheme="minorBidi"/>
          <w:color w:val="auto"/>
        </w:rPr>
      </w:pPr>
    </w:p>
    <w:p w14:paraId="3DDD78B3" w14:textId="75EF81E6" w:rsidR="00786D70" w:rsidRDefault="00786D70" w:rsidP="00786D70">
      <w:pPr>
        <w:pStyle w:val="ListParagraph"/>
        <w:numPr>
          <w:ilvl w:val="0"/>
          <w:numId w:val="3"/>
        </w:numPr>
        <w:rPr>
          <w:ins w:id="8" w:author="Basso, Marta" w:date="2025-01-14T10:00:00Z" w16du:dateUtc="2025-01-14T18:00:00Z"/>
        </w:rPr>
      </w:pPr>
      <w:commentRangeStart w:id="9"/>
      <w:ins w:id="10" w:author="Basso, Marta" w:date="2025-01-02T10:20:00Z" w16du:dateUtc="2025-01-02T18:20:00Z">
        <w:r>
          <w:t xml:space="preserve">Print using the </w:t>
        </w:r>
      </w:ins>
      <w:ins w:id="11" w:author="Basso, Marta" w:date="2025-01-09T10:21:00Z" w16du:dateUtc="2025-01-09T18:21:00Z">
        <w:r w:rsidR="00CF0666">
          <w:t xml:space="preserve">waterproof </w:t>
        </w:r>
      </w:ins>
      <w:ins w:id="12" w:author="Basso, Marta" w:date="2025-01-02T10:20:00Z" w16du:dateUtc="2025-01-02T18:20:00Z">
        <w:r>
          <w:t xml:space="preserve">sticker paper </w:t>
        </w:r>
      </w:ins>
      <w:ins w:id="13" w:author="Basso, Marta" w:date="2025-01-02T10:21:00Z" w16du:dateUtc="2025-01-02T18:21:00Z">
        <w:r>
          <w:t>24 x per site labels</w:t>
        </w:r>
      </w:ins>
      <w:ins w:id="14" w:author="Basso, Marta" w:date="2025-01-14T09:54:00Z" w16du:dateUtc="2025-01-14T17:54:00Z">
        <w:r w:rsidR="00147A04">
          <w:t xml:space="preserve"> (Waterproof film 1” x 2 5/8”)</w:t>
        </w:r>
      </w:ins>
      <w:ins w:id="15" w:author="Basso, Marta" w:date="2025-01-02T10:21:00Z" w16du:dateUtc="2025-01-02T18:21:00Z">
        <w:r>
          <w:t xml:space="preserve"> </w:t>
        </w:r>
      </w:ins>
      <w:ins w:id="16" w:author="Basso, Marta" w:date="2025-01-02T10:22:00Z" w16du:dateUtc="2025-01-02T18:22:00Z">
        <w:r>
          <w:t xml:space="preserve">(you can find them in </w:t>
        </w:r>
        <w:r w:rsidRPr="00B109E4">
          <w:rPr>
            <w:highlight w:val="yellow"/>
            <w:rPrChange w:id="17" w:author="McCredie, Katherine E" w:date="2025-01-06T13:30:00Z" w16du:dateUtc="2025-01-06T21:30:00Z">
              <w:rPr/>
            </w:rPrChange>
          </w:rPr>
          <w:t>folder: XX_XX</w:t>
        </w:r>
        <w:r>
          <w:t>).</w:t>
        </w:r>
      </w:ins>
      <w:commentRangeEnd w:id="9"/>
      <w:r w:rsidR="0073697C">
        <w:rPr>
          <w:rStyle w:val="CommentReference"/>
        </w:rPr>
        <w:commentReference w:id="9"/>
      </w:r>
    </w:p>
    <w:p w14:paraId="0E708FAF" w14:textId="77777777" w:rsidR="00147A04" w:rsidRDefault="00147A04">
      <w:pPr>
        <w:pStyle w:val="ListParagraph"/>
        <w:rPr>
          <w:ins w:id="18" w:author="Basso, Marta" w:date="2025-01-02T10:22:00Z" w16du:dateUtc="2025-01-02T18:22:00Z"/>
        </w:rPr>
        <w:pPrChange w:id="19" w:author="Basso, Marta" w:date="2025-01-14T10:00:00Z" w16du:dateUtc="2025-01-14T18:00:00Z">
          <w:pPr>
            <w:pStyle w:val="ListParagraph"/>
            <w:numPr>
              <w:numId w:val="3"/>
            </w:numPr>
            <w:ind w:hanging="360"/>
          </w:pPr>
        </w:pPrChange>
      </w:pPr>
    </w:p>
    <w:p w14:paraId="0D16D4EC" w14:textId="1206D70E" w:rsidR="00147A04" w:rsidRDefault="001722C4" w:rsidP="00786D70">
      <w:pPr>
        <w:pStyle w:val="ListParagraph"/>
        <w:numPr>
          <w:ilvl w:val="0"/>
          <w:numId w:val="3"/>
        </w:numPr>
        <w:rPr>
          <w:ins w:id="20" w:author="Basso, Marta" w:date="2025-01-14T09:56:00Z" w16du:dateUtc="2025-01-14T17:56:00Z"/>
        </w:rPr>
      </w:pPr>
      <w:commentRangeStart w:id="21"/>
      <w:ins w:id="22" w:author="Basso, Marta" w:date="2025-01-02T10:24:00Z" w16du:dateUtc="2025-01-02T18:24:00Z">
        <w:r>
          <w:t>Place one label per bottle</w:t>
        </w:r>
      </w:ins>
      <w:ins w:id="23" w:author="Basso, Marta" w:date="2025-01-14T09:57:00Z" w16du:dateUtc="2025-01-14T17:57:00Z">
        <w:r w:rsidR="00147A04">
          <w:t xml:space="preserve"> (Label position on pic</w:t>
        </w:r>
      </w:ins>
      <w:ins w:id="24" w:author="Basso, Marta" w:date="2025-01-14T09:58:00Z" w16du:dateUtc="2025-01-14T17:58:00Z">
        <w:r w:rsidR="00147A04">
          <w:t>ture)</w:t>
        </w:r>
      </w:ins>
      <w:ins w:id="25" w:author="Basso, Marta" w:date="2025-01-02T10:24:00Z" w16du:dateUtc="2025-01-02T18:24:00Z">
        <w:r>
          <w:t xml:space="preserve"> and add the bottle number </w:t>
        </w:r>
      </w:ins>
      <w:ins w:id="26" w:author="Basso, Marta" w:date="2025-01-02T10:32:00Z" w16du:dateUtc="2025-01-02T18:32:00Z">
        <w:r>
          <w:t xml:space="preserve">on the label </w:t>
        </w:r>
      </w:ins>
      <w:ins w:id="27" w:author="Basso, Marta" w:date="2025-01-02T10:24:00Z" w16du:dateUtc="2025-01-02T18:24:00Z">
        <w:r>
          <w:t>(1</w:t>
        </w:r>
      </w:ins>
      <w:ins w:id="28" w:author="Basso, Marta" w:date="2025-01-02T10:25:00Z" w16du:dateUtc="2025-01-02T18:25:00Z">
        <w:r>
          <w:t>-</w:t>
        </w:r>
      </w:ins>
      <w:ins w:id="29" w:author="Basso, Marta" w:date="2025-01-02T10:31:00Z" w16du:dateUtc="2025-01-02T18:31:00Z">
        <w:r>
          <w:t xml:space="preserve">number of bottles per </w:t>
        </w:r>
      </w:ins>
      <w:ins w:id="30" w:author="Basso, Marta" w:date="2025-01-14T09:58:00Z" w16du:dateUtc="2025-01-14T17:58:00Z">
        <w:r w:rsidR="00147A04">
          <w:t>campaign</w:t>
        </w:r>
      </w:ins>
      <w:ins w:id="31" w:author="Basso, Marta" w:date="2025-01-02T10:31:00Z" w16du:dateUtc="2025-01-02T18:31:00Z">
        <w:r>
          <w:t>, not number of bottles per ISCO).</w:t>
        </w:r>
      </w:ins>
      <w:commentRangeEnd w:id="21"/>
      <w:r w:rsidR="0073697C">
        <w:rPr>
          <w:rStyle w:val="CommentReference"/>
        </w:rPr>
        <w:commentReference w:id="21"/>
      </w:r>
      <w:ins w:id="32" w:author="Basso, Marta" w:date="2025-01-14T09:56:00Z" w16du:dateUtc="2025-01-14T17:56:00Z">
        <w:r w:rsidR="00147A04" w:rsidRPr="00147A04">
          <w:rPr>
            <w:noProof/>
          </w:rPr>
          <w:t xml:space="preserve"> </w:t>
        </w:r>
      </w:ins>
    </w:p>
    <w:p w14:paraId="39754EF3" w14:textId="108E3100" w:rsidR="00147A04" w:rsidRDefault="00147A04">
      <w:pPr>
        <w:pStyle w:val="ListParagraph"/>
        <w:rPr>
          <w:ins w:id="33" w:author="Basso, Marta" w:date="2025-01-14T09:56:00Z" w16du:dateUtc="2025-01-14T17:56:00Z"/>
        </w:rPr>
        <w:pPrChange w:id="34" w:author="Basso, Marta" w:date="2025-01-14T09:57:00Z" w16du:dateUtc="2025-01-14T17:57:00Z">
          <w:pPr>
            <w:pStyle w:val="ListParagraph"/>
            <w:numPr>
              <w:numId w:val="3"/>
            </w:numPr>
            <w:ind w:hanging="360"/>
          </w:pPr>
        </w:pPrChange>
      </w:pPr>
    </w:p>
    <w:p w14:paraId="416974F2" w14:textId="670D5E9C" w:rsidR="00786D70" w:rsidRDefault="00147A04" w:rsidP="00147A04">
      <w:pPr>
        <w:pStyle w:val="ListParagraph"/>
        <w:jc w:val="center"/>
        <w:rPr>
          <w:ins w:id="35" w:author="Basso, Marta" w:date="2025-01-14T09:57:00Z" w16du:dateUtc="2025-01-14T17:57:00Z"/>
        </w:rPr>
      </w:pPr>
      <w:ins w:id="36" w:author="Basso, Marta" w:date="2025-01-14T09:56:00Z" w16du:dateUtc="2025-01-14T17:56:00Z"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7224E034" wp14:editId="6C1D07EA">
                  <wp:simplePos x="0" y="0"/>
                  <wp:positionH relativeFrom="column">
                    <wp:posOffset>2743200</wp:posOffset>
                  </wp:positionH>
                  <wp:positionV relativeFrom="paragraph">
                    <wp:posOffset>459739</wp:posOffset>
                  </wp:positionV>
                  <wp:extent cx="523875" cy="171450"/>
                  <wp:effectExtent l="19050" t="114300" r="28575" b="114300"/>
                  <wp:wrapNone/>
                  <wp:docPr id="1725748107" name="Rectangle: Rounded Corners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rot="19991691">
                            <a:off x="0" y="0"/>
                            <a:ext cx="523875" cy="171450"/>
                          </a:xfrm>
                          <a:prstGeom prst="roundRect">
                            <a:avLst/>
                          </a:prstGeom>
                          <a:solidFill>
                            <a:srgbClr val="FFFF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oundrect w14:anchorId="67682556" id="Rectangle: Rounded Corners 1" o:spid="_x0000_s1026" style="position:absolute;margin-left:3in;margin-top:36.2pt;width:41.25pt;height:13.5pt;rotation:-1756702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" fillcolor="yellow" strokecolor="#030e13 [484]" strokeweight="1pt">
                  <v:stroke joinstyle="miter"/>
                </v:roundrect>
              </w:pict>
            </mc:Fallback>
          </mc:AlternateContent>
        </w:r>
        <w:r w:rsidRPr="00147A04">
          <w:rPr>
            <w:noProof/>
          </w:rPr>
          <w:drawing>
            <wp:inline distT="0" distB="0" distL="0" distR="0" wp14:anchorId="5F58BA6D" wp14:editId="56D0FF0F">
              <wp:extent cx="2133600" cy="2133600"/>
              <wp:effectExtent l="0" t="0" r="0" b="0"/>
              <wp:docPr id="1270273425" name="Picture 1" descr="A white plastic container with a cap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70273425" name="Picture 1" descr="A white plastic container with a cap&#10;&#10;Description automatically generated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33600" cy="2133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DB883A3" w14:textId="77777777" w:rsidR="00147A04" w:rsidRDefault="00147A04">
      <w:pPr>
        <w:pStyle w:val="ListParagraph"/>
        <w:jc w:val="center"/>
        <w:rPr>
          <w:ins w:id="37" w:author="Basso, Marta" w:date="2025-01-02T10:31:00Z" w16du:dateUtc="2025-01-02T18:31:00Z"/>
        </w:rPr>
        <w:pPrChange w:id="38" w:author="Basso, Marta" w:date="2025-01-14T09:57:00Z" w16du:dateUtc="2025-01-14T17:57:00Z">
          <w:pPr>
            <w:pStyle w:val="ListParagraph"/>
            <w:numPr>
              <w:numId w:val="3"/>
            </w:numPr>
            <w:ind w:hanging="360"/>
          </w:pPr>
        </w:pPrChange>
      </w:pPr>
    </w:p>
    <w:p w14:paraId="5B5D6C3A" w14:textId="5EF9AEB9" w:rsidR="001722C4" w:rsidRDefault="001722C4" w:rsidP="00786D70">
      <w:pPr>
        <w:pStyle w:val="ListParagraph"/>
        <w:numPr>
          <w:ilvl w:val="0"/>
          <w:numId w:val="3"/>
        </w:numPr>
        <w:rPr>
          <w:ins w:id="39" w:author="Basso, Marta" w:date="2025-01-14T10:00:00Z" w16du:dateUtc="2025-01-14T18:00:00Z"/>
        </w:rPr>
      </w:pPr>
      <w:ins w:id="40" w:author="Basso, Marta" w:date="2025-01-02T10:31:00Z" w16du:dateUtc="2025-01-02T18:31:00Z">
        <w:r>
          <w:t>Write the bottle number on the lid an</w:t>
        </w:r>
      </w:ins>
      <w:ins w:id="41" w:author="Basso, Marta" w:date="2025-01-02T10:32:00Z" w16du:dateUtc="2025-01-02T18:32:00Z">
        <w:r>
          <w:t>d on the bottle too.</w:t>
        </w:r>
      </w:ins>
    </w:p>
    <w:p w14:paraId="6BB2EB10" w14:textId="77777777" w:rsidR="00147A04" w:rsidRDefault="00147A04">
      <w:pPr>
        <w:pStyle w:val="ListParagraph"/>
        <w:rPr>
          <w:ins w:id="42" w:author="Basso, Marta" w:date="2025-01-02T10:32:00Z" w16du:dateUtc="2025-01-02T18:32:00Z"/>
        </w:rPr>
        <w:pPrChange w:id="43" w:author="Basso, Marta" w:date="2025-01-14T10:00:00Z" w16du:dateUtc="2025-01-14T18:00:00Z">
          <w:pPr>
            <w:pStyle w:val="ListParagraph"/>
            <w:numPr>
              <w:numId w:val="3"/>
            </w:numPr>
            <w:ind w:hanging="360"/>
          </w:pPr>
        </w:pPrChange>
      </w:pPr>
    </w:p>
    <w:p w14:paraId="2D6AD165" w14:textId="0B439673" w:rsidR="001722C4" w:rsidRPr="009D2FFC" w:rsidRDefault="001722C4">
      <w:pPr>
        <w:pStyle w:val="ListParagraph"/>
        <w:numPr>
          <w:ilvl w:val="0"/>
          <w:numId w:val="3"/>
        </w:numPr>
        <w:rPr>
          <w:ins w:id="44" w:author="Basso, Marta" w:date="2025-01-14T08:52:00Z" w16du:dateUtc="2025-01-14T16:52:00Z"/>
          <w:rPrChange w:id="45" w:author="Basso, Marta" w:date="2025-01-14T08:52:00Z" w16du:dateUtc="2025-01-14T16:52:00Z">
            <w:rPr>
              <w:ins w:id="46" w:author="Basso, Marta" w:date="2025-01-14T08:52:00Z" w16du:dateUtc="2025-01-14T16:52:00Z"/>
              <w:b/>
              <w:bCs/>
            </w:rPr>
          </w:rPrChange>
        </w:rPr>
      </w:pPr>
      <w:ins w:id="47" w:author="Basso, Marta" w:date="2025-01-02T10:32:00Z" w16du:dateUtc="2025-01-02T18:32:00Z">
        <w:r>
          <w:t>Weigh</w:t>
        </w:r>
        <w:del w:id="48" w:author="McCredie, Katherine E" w:date="2025-01-06T13:30:00Z" w16du:dateUtc="2025-01-06T21:30:00Z">
          <w:r w:rsidDel="00B109E4">
            <w:delText>t</w:delText>
          </w:r>
        </w:del>
        <w:r>
          <w:t xml:space="preserve"> the bottle </w:t>
        </w:r>
        <w:commentRangeStart w:id="49"/>
        <w:commentRangeStart w:id="50"/>
        <w:r>
          <w:t>with</w:t>
        </w:r>
      </w:ins>
      <w:ins w:id="51" w:author="Basso, Marta" w:date="2025-01-09T10:22:00Z" w16du:dateUtc="2025-01-09T18:22:00Z">
        <w:r w:rsidR="00CF0666">
          <w:t>out</w:t>
        </w:r>
      </w:ins>
      <w:ins w:id="52" w:author="Basso, Marta" w:date="2025-01-02T10:32:00Z" w16du:dateUtc="2025-01-02T18:32:00Z">
        <w:r>
          <w:t xml:space="preserve"> the </w:t>
        </w:r>
        <w:commentRangeStart w:id="53"/>
        <w:commentRangeStart w:id="54"/>
        <w:r>
          <w:t>lid</w:t>
        </w:r>
      </w:ins>
      <w:commentRangeEnd w:id="49"/>
      <w:r w:rsidR="00B109E4">
        <w:rPr>
          <w:rStyle w:val="CommentReference"/>
        </w:rPr>
        <w:commentReference w:id="49"/>
      </w:r>
      <w:commentRangeEnd w:id="50"/>
      <w:commentRangeEnd w:id="53"/>
      <w:commentRangeEnd w:id="54"/>
      <w:r w:rsidR="00CF0666">
        <w:rPr>
          <w:rStyle w:val="CommentReference"/>
        </w:rPr>
        <w:commentReference w:id="50"/>
      </w:r>
      <w:r w:rsidR="00B109E4">
        <w:rPr>
          <w:rStyle w:val="CommentReference"/>
        </w:rPr>
        <w:commentReference w:id="53"/>
      </w:r>
      <w:r w:rsidR="00CF0666">
        <w:rPr>
          <w:rStyle w:val="CommentReference"/>
        </w:rPr>
        <w:commentReference w:id="54"/>
      </w:r>
      <w:ins w:id="55" w:author="Basso, Marta" w:date="2025-01-02T10:32:00Z" w16du:dateUtc="2025-01-02T18:32:00Z">
        <w:r>
          <w:t>.</w:t>
        </w:r>
      </w:ins>
      <w:ins w:id="56" w:author="Basso, Marta" w:date="2025-01-09T10:23:00Z" w16du:dateUtc="2025-01-09T18:23:00Z">
        <w:r w:rsidR="00CF0666">
          <w:t xml:space="preserve"> Record the information on the excel stored at: </w:t>
        </w:r>
      </w:ins>
      <w:ins w:id="57" w:author="Basso, Marta" w:date="2025-01-14T08:52:00Z" w16du:dateUtc="2025-01-14T16:52:00Z">
        <w:r w:rsidR="009D2FFC" w:rsidRPr="009D2FFC">
          <w:rPr>
            <w:b/>
            <w:bCs/>
          </w:rPr>
          <w:t>T:\Groups\Cellar\Bladon_FEWSLab\Research\Wildfire_Water_Security\02_Nodes\01_Empirical\05_Projects\storm chasing\03_</w:t>
        </w:r>
      </w:ins>
      <w:ins w:id="58" w:author="Basso, Marta" w:date="2025-01-16T10:35:00Z" w16du:dateUtc="2025-01-16T18:35:00Z">
        <w:r w:rsidR="003E4361">
          <w:rPr>
            <w:b/>
            <w:bCs/>
          </w:rPr>
          <w:t>F</w:t>
        </w:r>
      </w:ins>
      <w:ins w:id="59" w:author="Basso, Marta" w:date="2025-01-14T08:52:00Z" w16du:dateUtc="2025-01-14T16:52:00Z">
        <w:r w:rsidR="009D2FFC" w:rsidRPr="009D2FFC">
          <w:rPr>
            <w:b/>
            <w:bCs/>
          </w:rPr>
          <w:t>orms</w:t>
        </w:r>
        <w:r w:rsidR="009D2FFC">
          <w:rPr>
            <w:b/>
            <w:bCs/>
          </w:rPr>
          <w:t>\ISCO_bottles_weight</w:t>
        </w:r>
      </w:ins>
      <w:ins w:id="60" w:author="Basso, Marta" w:date="2025-01-14T09:59:00Z" w16du:dateUtc="2025-01-14T17:59:00Z">
        <w:r w:rsidR="00147A04">
          <w:rPr>
            <w:b/>
            <w:bCs/>
          </w:rPr>
          <w:t>.xl</w:t>
        </w:r>
      </w:ins>
      <w:ins w:id="61" w:author="Basso, Marta" w:date="2025-01-14T10:00:00Z" w16du:dateUtc="2025-01-14T18:00:00Z">
        <w:r w:rsidR="00147A04">
          <w:rPr>
            <w:b/>
            <w:bCs/>
          </w:rPr>
          <w:t>s</w:t>
        </w:r>
      </w:ins>
      <w:ins w:id="62" w:author="Basso, Marta" w:date="2025-01-14T09:59:00Z" w16du:dateUtc="2025-01-14T17:59:00Z">
        <w:r w:rsidR="00147A04">
          <w:rPr>
            <w:b/>
            <w:bCs/>
          </w:rPr>
          <w:t>x</w:t>
        </w:r>
      </w:ins>
    </w:p>
    <w:p w14:paraId="7E9C581E" w14:textId="2170A840" w:rsidR="009D2FFC" w:rsidRDefault="009D2FFC" w:rsidP="009D2FFC">
      <w:pPr>
        <w:pStyle w:val="ListParagraph"/>
        <w:numPr>
          <w:ilvl w:val="1"/>
          <w:numId w:val="3"/>
        </w:numPr>
        <w:rPr>
          <w:ins w:id="63" w:author="Basso, Marta" w:date="2025-01-14T09:58:00Z" w16du:dateUtc="2025-01-14T17:58:00Z"/>
        </w:rPr>
      </w:pPr>
      <w:ins w:id="64" w:author="Basso, Marta" w:date="2025-01-14T08:53:00Z" w16du:dateUtc="2025-01-14T16:53:00Z">
        <w:r>
          <w:t>Column A – SAMPLE</w:t>
        </w:r>
      </w:ins>
      <w:ins w:id="65" w:author="Basso, Marta" w:date="2025-01-14T09:53:00Z" w16du:dateUtc="2025-01-14T17:53:00Z">
        <w:r w:rsidR="00147A04">
          <w:t xml:space="preserve">_ID </w:t>
        </w:r>
      </w:ins>
      <w:ins w:id="66" w:author="Basso, Marta" w:date="2025-01-14T09:58:00Z" w16du:dateUtc="2025-01-14T17:58:00Z">
        <w:r w:rsidR="00147A04">
          <w:t>(name on the label)</w:t>
        </w:r>
      </w:ins>
    </w:p>
    <w:p w14:paraId="7DA52423" w14:textId="23A27316" w:rsidR="00147A04" w:rsidRDefault="00147A04" w:rsidP="00147A04">
      <w:pPr>
        <w:pStyle w:val="ListParagraph"/>
        <w:numPr>
          <w:ilvl w:val="1"/>
          <w:numId w:val="3"/>
        </w:numPr>
        <w:rPr>
          <w:ins w:id="67" w:author="Basso, Marta" w:date="2025-01-14T09:58:00Z" w16du:dateUtc="2025-01-14T17:58:00Z"/>
        </w:rPr>
      </w:pPr>
      <w:ins w:id="68" w:author="Basso, Marta" w:date="2025-01-14T09:58:00Z" w16du:dateUtc="2025-01-14T17:58:00Z">
        <w:r>
          <w:t>ISCO bottle number (campaign bottle number)</w:t>
        </w:r>
      </w:ins>
    </w:p>
    <w:p w14:paraId="4155B137" w14:textId="624DDB5D" w:rsidR="00147A04" w:rsidRDefault="00147A04" w:rsidP="00147A04">
      <w:pPr>
        <w:pStyle w:val="ListParagraph"/>
        <w:numPr>
          <w:ilvl w:val="1"/>
          <w:numId w:val="3"/>
        </w:numPr>
        <w:rPr>
          <w:ins w:id="69" w:author="Basso, Marta" w:date="2025-01-14T09:59:00Z" w16du:dateUtc="2025-01-14T17:59:00Z"/>
        </w:rPr>
      </w:pPr>
      <w:ins w:id="70" w:author="Basso, Marta" w:date="2025-01-14T09:59:00Z" w16du:dateUtc="2025-01-14T17:59:00Z">
        <w:r>
          <w:t>Name of the site</w:t>
        </w:r>
      </w:ins>
    </w:p>
    <w:p w14:paraId="6BBBF7A1" w14:textId="1C011A28" w:rsidR="00147A04" w:rsidRPr="00786D70" w:rsidRDefault="00147A04">
      <w:pPr>
        <w:pStyle w:val="ListParagraph"/>
        <w:numPr>
          <w:ilvl w:val="1"/>
          <w:numId w:val="3"/>
        </w:numPr>
        <w:rPr>
          <w:ins w:id="71" w:author="Basso, Marta" w:date="2025-01-02T10:20:00Z" w16du:dateUtc="2025-01-02T18:20:00Z"/>
        </w:rPr>
        <w:pPrChange w:id="72" w:author="Basso, Marta" w:date="2025-01-14T09:58:00Z" w16du:dateUtc="2025-01-14T17:58:00Z">
          <w:pPr>
            <w:pStyle w:val="Heading4"/>
          </w:pPr>
        </w:pPrChange>
      </w:pPr>
      <w:ins w:id="73" w:author="Basso, Marta" w:date="2025-01-14T09:59:00Z" w16du:dateUtc="2025-01-14T17:59:00Z">
        <w:r>
          <w:t>Empty weight ISCO bottle (g)</w:t>
        </w:r>
      </w:ins>
    </w:p>
    <w:p w14:paraId="1F8ED374" w14:textId="77777777" w:rsidR="00786D70" w:rsidRPr="001B016A" w:rsidRDefault="00786D70">
      <w:pPr>
        <w:rPr>
          <w:ins w:id="74" w:author="Basso, Marta" w:date="2025-01-02T10:15:00Z" w16du:dateUtc="2025-01-02T18:15:00Z"/>
        </w:rPr>
        <w:pPrChange w:id="75" w:author="Basso, Marta" w:date="2025-01-02T10:15:00Z" w16du:dateUtc="2025-01-02T18:15:00Z">
          <w:pPr>
            <w:pStyle w:val="Heading4"/>
          </w:pPr>
        </w:pPrChange>
      </w:pPr>
    </w:p>
    <w:p w14:paraId="41839C0C" w14:textId="6C21D57C" w:rsidR="00A0136B" w:rsidRPr="00372AB7" w:rsidDel="00B74F24" w:rsidRDefault="00786D70" w:rsidP="00A0136B">
      <w:pPr>
        <w:pStyle w:val="Heading3"/>
        <w:rPr>
          <w:del w:id="76" w:author="Basso, Marta" w:date="2024-11-15T09:09:00Z" w16du:dateUtc="2024-11-15T17:09:00Z"/>
          <w:sz w:val="32"/>
          <w:szCs w:val="32"/>
        </w:rPr>
      </w:pPr>
      <w:bookmarkStart w:id="77" w:name="_Toc178691915"/>
      <w:ins w:id="78" w:author="Basso, Marta" w:date="2025-01-02T10:15:00Z" w16du:dateUtc="2025-01-02T18:15:00Z">
        <w:r>
          <w:rPr>
            <w:sz w:val="24"/>
            <w:szCs w:val="24"/>
          </w:rPr>
          <w:t>Isco preparation:</w:t>
        </w:r>
      </w:ins>
      <w:del w:id="79" w:author="Basso, Marta" w:date="2024-11-15T09:09:00Z" w16du:dateUtc="2024-11-15T17:09:00Z">
        <w:r w:rsidR="00A0136B" w:rsidRPr="00372AB7" w:rsidDel="00B74F24">
          <w:rPr>
            <w:sz w:val="32"/>
            <w:szCs w:val="32"/>
          </w:rPr>
          <w:delText>ISCO</w:delText>
        </w:r>
        <w:bookmarkEnd w:id="77"/>
      </w:del>
    </w:p>
    <w:p w14:paraId="71065DA9" w14:textId="370F622E" w:rsidR="00A0136B" w:rsidRPr="00432A90" w:rsidDel="00B74F24" w:rsidRDefault="00A0136B" w:rsidP="00A0136B">
      <w:pPr>
        <w:pStyle w:val="Heading4"/>
        <w:rPr>
          <w:del w:id="80" w:author="Basso, Marta" w:date="2024-11-15T09:09:00Z" w16du:dateUtc="2024-11-15T17:09:00Z"/>
        </w:rPr>
      </w:pPr>
      <w:del w:id="81" w:author="Basso, Marta" w:date="2024-11-15T09:09:00Z" w16du:dateUtc="2024-11-15T17:09:00Z">
        <w:r w:rsidRPr="00432A90" w:rsidDel="00B74F24">
          <w:delText xml:space="preserve">Battery </w:delText>
        </w:r>
        <w:r w:rsidRPr="00FA6525" w:rsidDel="00B74F24">
          <w:delText>safety</w:delText>
        </w:r>
        <w:r w:rsidRPr="00432A90" w:rsidDel="00B74F24">
          <w:delText xml:space="preserve"> notes</w:delText>
        </w:r>
      </w:del>
    </w:p>
    <w:p w14:paraId="1C440C6A" w14:textId="1149896B" w:rsidR="00A0136B" w:rsidRPr="00ED461F" w:rsidDel="00B74F24" w:rsidRDefault="00A0136B" w:rsidP="00A0136B">
      <w:pPr>
        <w:pStyle w:val="ListParagraph"/>
        <w:numPr>
          <w:ilvl w:val="0"/>
          <w:numId w:val="1"/>
        </w:numPr>
        <w:rPr>
          <w:del w:id="82" w:author="Basso, Marta" w:date="2024-11-15T09:09:00Z" w16du:dateUtc="2024-11-15T17:09:00Z"/>
          <w:b/>
          <w:bCs/>
        </w:rPr>
      </w:pPr>
      <w:del w:id="83" w:author="Basso, Marta" w:date="2024-11-15T09:09:00Z" w16du:dateUtc="2024-11-15T17:09:00Z">
        <w:r w:rsidRPr="00ED461F" w:rsidDel="00B74F24">
          <w:rPr>
            <w:b/>
            <w:bCs/>
          </w:rPr>
          <w:delText xml:space="preserve">While handling: </w:delText>
        </w:r>
      </w:del>
    </w:p>
    <w:p w14:paraId="799D0743" w14:textId="4E482E80" w:rsidR="00A0136B" w:rsidRPr="00ED461F" w:rsidDel="00B74F24" w:rsidRDefault="00A0136B" w:rsidP="00A0136B">
      <w:pPr>
        <w:pStyle w:val="ListParagraph"/>
        <w:numPr>
          <w:ilvl w:val="0"/>
          <w:numId w:val="1"/>
        </w:numPr>
        <w:spacing w:line="276" w:lineRule="auto"/>
        <w:rPr>
          <w:del w:id="84" w:author="Basso, Marta" w:date="2024-11-15T09:09:00Z" w16du:dateUtc="2024-11-15T17:09:00Z"/>
          <w:rFonts w:cstheme="minorHAnsi"/>
        </w:rPr>
      </w:pPr>
      <w:del w:id="85" w:author="Basso, Marta" w:date="2024-11-15T09:09:00Z" w16du:dateUtc="2024-11-15T17:09:00Z">
        <w:r w:rsidRPr="00ED461F" w:rsidDel="00B74F24">
          <w:rPr>
            <w:rFonts w:cstheme="minorHAnsi"/>
          </w:rPr>
          <w:delText xml:space="preserve">Do not drop or damage the batteries – they have the potential to leak battery acid. If battery acid does spill, wear gloves to clean with soap and water. </w:delText>
        </w:r>
      </w:del>
    </w:p>
    <w:p w14:paraId="182C7D7E" w14:textId="4B43CD9F" w:rsidR="00A0136B" w:rsidRPr="00ED461F" w:rsidDel="00B74F24" w:rsidRDefault="00A0136B" w:rsidP="00A0136B">
      <w:pPr>
        <w:pStyle w:val="ListParagraph"/>
        <w:numPr>
          <w:ilvl w:val="0"/>
          <w:numId w:val="1"/>
        </w:numPr>
        <w:spacing w:line="276" w:lineRule="auto"/>
        <w:rPr>
          <w:del w:id="86" w:author="Basso, Marta" w:date="2024-11-15T09:09:00Z" w16du:dateUtc="2024-11-15T17:09:00Z"/>
          <w:rFonts w:cstheme="minorHAnsi"/>
        </w:rPr>
      </w:pPr>
      <w:del w:id="87" w:author="Basso, Marta" w:date="2024-11-15T09:09:00Z" w16du:dateUtc="2024-11-15T17:09:00Z">
        <w:r w:rsidRPr="00ED461F" w:rsidDel="00B74F24">
          <w:rPr>
            <w:rFonts w:cstheme="minorHAnsi"/>
          </w:rPr>
          <w:delText>Do not allow the terminals to be connected at the same time (i.e., do not hold both terminals at the same time with your hand)</w:delText>
        </w:r>
      </w:del>
    </w:p>
    <w:p w14:paraId="7DD710D4" w14:textId="00C58A20" w:rsidR="00A0136B" w:rsidRPr="00ED461F" w:rsidDel="00B74F24" w:rsidRDefault="00A0136B" w:rsidP="00A0136B">
      <w:pPr>
        <w:pStyle w:val="ListParagraph"/>
        <w:numPr>
          <w:ilvl w:val="0"/>
          <w:numId w:val="1"/>
        </w:numPr>
        <w:spacing w:line="276" w:lineRule="auto"/>
        <w:rPr>
          <w:del w:id="88" w:author="Basso, Marta" w:date="2024-11-15T09:09:00Z" w16du:dateUtc="2024-11-15T17:09:00Z"/>
          <w:rFonts w:cstheme="minorHAnsi"/>
          <w:b/>
        </w:rPr>
      </w:pPr>
      <w:del w:id="89" w:author="Basso, Marta" w:date="2024-11-15T09:09:00Z" w16du:dateUtc="2024-11-15T17:09:00Z">
        <w:r w:rsidRPr="00ED461F" w:rsidDel="00B74F24">
          <w:rPr>
            <w:rFonts w:cstheme="minorHAnsi"/>
            <w:b/>
          </w:rPr>
          <w:delText>During transport:</w:delText>
        </w:r>
      </w:del>
    </w:p>
    <w:p w14:paraId="3EAD8ED9" w14:textId="6F69E052" w:rsidR="00A0136B" w:rsidDel="00B74F24" w:rsidRDefault="00A0136B" w:rsidP="00A0136B">
      <w:pPr>
        <w:pStyle w:val="ListParagraph"/>
        <w:numPr>
          <w:ilvl w:val="0"/>
          <w:numId w:val="1"/>
        </w:numPr>
        <w:spacing w:line="276" w:lineRule="auto"/>
        <w:rPr>
          <w:del w:id="90" w:author="Basso, Marta" w:date="2024-11-15T09:09:00Z" w16du:dateUtc="2024-11-15T17:09:00Z"/>
          <w:rFonts w:cstheme="minorHAnsi"/>
        </w:rPr>
      </w:pPr>
      <w:del w:id="91" w:author="Basso, Marta" w:date="2024-11-15T09:09:00Z" w16du:dateUtc="2024-11-15T17:09:00Z">
        <w:r w:rsidRPr="00ED461F" w:rsidDel="00B74F24">
          <w:rPr>
            <w:rFonts w:cstheme="minorHAnsi"/>
          </w:rPr>
          <w:delText>Keep the batteries secured in the back of the truck. DO NOT store anything on top of batteries during transport – this could lead to a circuit connection between both terminals, causing the batteries to start smoking</w:delText>
        </w:r>
      </w:del>
    </w:p>
    <w:p w14:paraId="234E0229" w14:textId="77777777" w:rsidR="00A0136B" w:rsidRPr="00FA6525" w:rsidRDefault="00A0136B" w:rsidP="00A0136B">
      <w:pPr>
        <w:pStyle w:val="Heading4"/>
      </w:pPr>
      <w:del w:id="92" w:author="Basso, Marta" w:date="2025-01-02T10:08:00Z" w16du:dateUtc="2025-01-02T18:08:00Z">
        <w:r w:rsidDel="00786D70">
          <w:delText>Installment preparation</w:delText>
        </w:r>
      </w:del>
    </w:p>
    <w:p w14:paraId="02B5A4E2" w14:textId="4BA0427C" w:rsidR="00A0136B" w:rsidRPr="00ED461F" w:rsidRDefault="00A0136B" w:rsidP="00A0136B">
      <w:pPr>
        <w:pStyle w:val="ListParagraph"/>
        <w:numPr>
          <w:ilvl w:val="0"/>
          <w:numId w:val="1"/>
        </w:numPr>
        <w:spacing w:line="276" w:lineRule="auto"/>
        <w:rPr>
          <w:rFonts w:cstheme="minorHAnsi"/>
        </w:rPr>
      </w:pPr>
      <w:r w:rsidRPr="00ED461F">
        <w:rPr>
          <w:rFonts w:cstheme="minorHAnsi"/>
        </w:rPr>
        <w:t>With a voltmeter, read the voltage of all Isco batteries (including spares) and record the number with labeling tape</w:t>
      </w:r>
      <w:ins w:id="93" w:author="Cole, Ryan P" w:date="2025-01-07T10:05:00Z" w16du:dateUtc="2025-01-07T18:05:00Z">
        <w:r w:rsidR="0073697C">
          <w:rPr>
            <w:rFonts w:cstheme="minorHAnsi"/>
          </w:rPr>
          <w:t xml:space="preserve"> on the top of the battery.</w:t>
        </w:r>
      </w:ins>
    </w:p>
    <w:p w14:paraId="0D83183E" w14:textId="77777777" w:rsidR="00A0136B" w:rsidRDefault="00A0136B" w:rsidP="00A0136B">
      <w:pPr>
        <w:pStyle w:val="ListParagraph"/>
        <w:numPr>
          <w:ilvl w:val="1"/>
          <w:numId w:val="1"/>
        </w:numPr>
        <w:spacing w:line="276" w:lineRule="auto"/>
        <w:rPr>
          <w:ins w:id="94" w:author="Cole, Ryan P" w:date="2025-01-07T10:04:00Z" w16du:dateUtc="2025-01-07T18:04:00Z"/>
          <w:rFonts w:cstheme="minorHAnsi"/>
        </w:rPr>
      </w:pPr>
      <w:r w:rsidRPr="00ED461F">
        <w:rPr>
          <w:rFonts w:cstheme="minorHAnsi"/>
        </w:rPr>
        <w:t>For any batteries below ~12.8v, charge in batches for 12 – 24 hours</w:t>
      </w:r>
    </w:p>
    <w:p w14:paraId="1C9B6242" w14:textId="6351E69D" w:rsidR="0073697C" w:rsidRDefault="0073697C" w:rsidP="0073697C">
      <w:pPr>
        <w:pStyle w:val="ListParagraph"/>
        <w:numPr>
          <w:ilvl w:val="1"/>
          <w:numId w:val="1"/>
        </w:numPr>
        <w:spacing w:line="276" w:lineRule="auto"/>
        <w:rPr>
          <w:ins w:id="95" w:author="Basso, Marta" w:date="2025-01-14T10:00:00Z" w16du:dateUtc="2025-01-14T18:00:00Z"/>
          <w:rFonts w:cstheme="minorHAnsi"/>
        </w:rPr>
      </w:pPr>
      <w:ins w:id="96" w:author="Cole, Ryan P" w:date="2025-01-07T10:04:00Z" w16du:dateUtc="2025-01-07T18:04:00Z">
        <w:r w:rsidRPr="0073697C">
          <w:rPr>
            <w:rFonts w:cstheme="minorHAnsi"/>
            <w:b/>
            <w:bCs/>
            <w:rPrChange w:id="97" w:author="Cole, Ryan P" w:date="2025-01-07T10:04:00Z" w16du:dateUtc="2025-01-07T18:04:00Z">
              <w:rPr>
                <w:rFonts w:cstheme="minorHAnsi"/>
              </w:rPr>
            </w:rPrChange>
          </w:rPr>
          <w:t>NOTE</w:t>
        </w:r>
        <w:r>
          <w:rPr>
            <w:rFonts w:cstheme="minorHAnsi"/>
          </w:rPr>
          <w:t>: Do not leave deep cycle batteries connected to the charger once the</w:t>
        </w:r>
      </w:ins>
      <w:ins w:id="98" w:author="Cole, Ryan P" w:date="2025-01-07T10:05:00Z" w16du:dateUtc="2025-01-07T18:05:00Z">
        <w:r>
          <w:rPr>
            <w:rFonts w:cstheme="minorHAnsi"/>
          </w:rPr>
          <w:t>y are charged! It will damage the battery! Check up on them every day while charging.</w:t>
        </w:r>
      </w:ins>
    </w:p>
    <w:p w14:paraId="7D761BEA" w14:textId="77777777" w:rsidR="00147A04" w:rsidRPr="00ED461F" w:rsidRDefault="00147A04">
      <w:pPr>
        <w:pStyle w:val="ListParagraph"/>
        <w:spacing w:line="276" w:lineRule="auto"/>
        <w:ind w:left="1440"/>
        <w:rPr>
          <w:rFonts w:cstheme="minorHAnsi"/>
        </w:rPr>
        <w:pPrChange w:id="99" w:author="Basso, Marta" w:date="2025-01-14T10:00:00Z" w16du:dateUtc="2025-01-14T18:00:00Z">
          <w:pPr>
            <w:pStyle w:val="ListParagraph"/>
            <w:numPr>
              <w:ilvl w:val="1"/>
              <w:numId w:val="1"/>
            </w:numPr>
            <w:spacing w:line="276" w:lineRule="auto"/>
            <w:ind w:left="1440" w:hanging="360"/>
          </w:pPr>
        </w:pPrChange>
      </w:pPr>
    </w:p>
    <w:p w14:paraId="7945C775" w14:textId="77777777" w:rsidR="00A0136B" w:rsidRPr="00ED461F" w:rsidRDefault="00A0136B" w:rsidP="00A0136B">
      <w:pPr>
        <w:pStyle w:val="ListParagraph"/>
        <w:numPr>
          <w:ilvl w:val="0"/>
          <w:numId w:val="1"/>
        </w:numPr>
        <w:spacing w:line="276" w:lineRule="auto"/>
        <w:rPr>
          <w:rFonts w:cstheme="minorHAnsi"/>
        </w:rPr>
      </w:pPr>
      <w:r w:rsidRPr="00ED461F">
        <w:rPr>
          <w:rFonts w:cstheme="minorHAnsi"/>
        </w:rPr>
        <w:t>Open up each Isco, and make sure it is outfitted with:</w:t>
      </w:r>
    </w:p>
    <w:p w14:paraId="0501C88C" w14:textId="77777777" w:rsidR="00A0136B" w:rsidRPr="00ED461F" w:rsidRDefault="00A0136B" w:rsidP="00A0136B">
      <w:pPr>
        <w:pStyle w:val="ListParagraph"/>
        <w:numPr>
          <w:ilvl w:val="1"/>
          <w:numId w:val="1"/>
        </w:numPr>
        <w:spacing w:line="276" w:lineRule="auto"/>
        <w:rPr>
          <w:rFonts w:cstheme="minorHAnsi"/>
        </w:rPr>
      </w:pPr>
      <w:r w:rsidRPr="00ED461F">
        <w:rPr>
          <w:rFonts w:cstheme="minorHAnsi"/>
        </w:rPr>
        <w:lastRenderedPageBreak/>
        <w:t>Coupler (to secure the Isco intake line)</w:t>
      </w:r>
    </w:p>
    <w:p w14:paraId="30774BD9" w14:textId="77777777" w:rsidR="00A0136B" w:rsidRPr="00ED461F" w:rsidRDefault="00A0136B" w:rsidP="00A0136B">
      <w:pPr>
        <w:pStyle w:val="ListParagraph"/>
        <w:numPr>
          <w:ilvl w:val="2"/>
          <w:numId w:val="1"/>
        </w:numPr>
        <w:spacing w:line="276" w:lineRule="auto"/>
        <w:rPr>
          <w:rFonts w:cstheme="minorHAnsi"/>
        </w:rPr>
      </w:pPr>
      <w:r w:rsidRPr="00ED461F">
        <w:rPr>
          <w:rFonts w:cstheme="minorHAnsi"/>
        </w:rPr>
        <w:t xml:space="preserve">Usually looks like the image below, but sometimes made of metal or plastic. </w:t>
      </w:r>
      <w:proofErr w:type="gramStart"/>
      <w:r w:rsidRPr="00ED461F">
        <w:rPr>
          <w:rFonts w:cstheme="minorHAnsi"/>
        </w:rPr>
        <w:t>Alternatively</w:t>
      </w:r>
      <w:proofErr w:type="gramEnd"/>
      <w:r w:rsidRPr="00ED461F">
        <w:rPr>
          <w:rFonts w:cstheme="minorHAnsi"/>
        </w:rPr>
        <w:t xml:space="preserve"> to the black and white rings, there may be a hose clamp used to secure the intake line:</w:t>
      </w:r>
    </w:p>
    <w:p w14:paraId="6BA58504" w14:textId="77777777" w:rsidR="00A0136B" w:rsidRPr="00ED461F" w:rsidRDefault="00A0136B" w:rsidP="00A0136B">
      <w:pPr>
        <w:pStyle w:val="ListParagraph"/>
        <w:spacing w:line="276" w:lineRule="auto"/>
        <w:ind w:left="2160"/>
        <w:rPr>
          <w:rFonts w:cstheme="minorHAnsi"/>
        </w:rPr>
      </w:pPr>
      <w:r w:rsidRPr="00ED461F">
        <w:rPr>
          <w:rFonts w:cstheme="minorHAnsi"/>
          <w:noProof/>
          <w:color w:val="FFFFFF"/>
          <w:sz w:val="18"/>
          <w:szCs w:val="18"/>
        </w:rPr>
        <w:drawing>
          <wp:inline distT="0" distB="0" distL="0" distR="0" wp14:anchorId="3AD20BD2" wp14:editId="271C4C09">
            <wp:extent cx="2152650" cy="1624330"/>
            <wp:effectExtent l="76200" t="76200" r="133350" b="128270"/>
            <wp:docPr id="1259494476" name="Picture 1259494476" descr="PEEK Tubing Coupler (3/8 Inch I.D.) – Teledyne IS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EK Tubing Coupler (3/8 Inch I.D.) – Teledyne ISCO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6243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ECEBB4" w14:textId="77777777" w:rsidR="00A0136B" w:rsidRPr="00ED461F" w:rsidRDefault="00A0136B" w:rsidP="00A0136B">
      <w:pPr>
        <w:pStyle w:val="ListParagraph"/>
        <w:numPr>
          <w:ilvl w:val="1"/>
          <w:numId w:val="1"/>
        </w:numPr>
        <w:spacing w:line="276" w:lineRule="auto"/>
        <w:rPr>
          <w:rFonts w:cstheme="minorHAnsi"/>
        </w:rPr>
      </w:pPr>
      <w:r w:rsidRPr="00ED461F">
        <w:rPr>
          <w:rFonts w:cstheme="minorHAnsi"/>
        </w:rPr>
        <w:t>Isco intake line (~3 – 5 feet long)</w:t>
      </w:r>
    </w:p>
    <w:p w14:paraId="671B3EF7" w14:textId="77777777" w:rsidR="00A0136B" w:rsidRPr="00ED461F" w:rsidRDefault="00A0136B" w:rsidP="00A0136B">
      <w:pPr>
        <w:pStyle w:val="ListParagraph"/>
        <w:numPr>
          <w:ilvl w:val="2"/>
          <w:numId w:val="1"/>
        </w:numPr>
        <w:spacing w:line="276" w:lineRule="auto"/>
        <w:rPr>
          <w:rFonts w:cstheme="minorHAnsi"/>
        </w:rPr>
      </w:pPr>
      <w:r w:rsidRPr="00ED461F">
        <w:rPr>
          <w:rFonts w:cstheme="minorHAnsi"/>
        </w:rPr>
        <w:t>These are either made of silicone (soft) or Teflon (hard – this is what we use in Hinkle)</w:t>
      </w:r>
    </w:p>
    <w:p w14:paraId="1B4B7D1F" w14:textId="77777777" w:rsidR="00A0136B" w:rsidDel="00147A04" w:rsidRDefault="00A0136B" w:rsidP="00147A04">
      <w:pPr>
        <w:pStyle w:val="ListParagraph"/>
        <w:numPr>
          <w:ilvl w:val="2"/>
          <w:numId w:val="1"/>
        </w:numPr>
        <w:spacing w:line="276" w:lineRule="auto"/>
        <w:rPr>
          <w:del w:id="100" w:author="Basso, Marta" w:date="2025-01-14T10:01:00Z" w16du:dateUtc="2025-01-14T18:01:00Z"/>
          <w:rFonts w:cstheme="minorHAnsi"/>
        </w:rPr>
      </w:pPr>
      <w:r w:rsidRPr="00ED461F">
        <w:rPr>
          <w:rFonts w:cstheme="minorHAnsi"/>
        </w:rPr>
        <w:t>For either material, check to make sure the line is free from gunk and debris</w:t>
      </w:r>
    </w:p>
    <w:p w14:paraId="4104CE52" w14:textId="77777777" w:rsidR="00147A04" w:rsidRPr="00ED461F" w:rsidRDefault="00147A04" w:rsidP="00A0136B">
      <w:pPr>
        <w:pStyle w:val="ListParagraph"/>
        <w:numPr>
          <w:ilvl w:val="2"/>
          <w:numId w:val="1"/>
        </w:numPr>
        <w:spacing w:line="276" w:lineRule="auto"/>
        <w:rPr>
          <w:ins w:id="101" w:author="Basso, Marta" w:date="2025-01-14T10:01:00Z" w16du:dateUtc="2025-01-14T18:01:00Z"/>
          <w:rFonts w:cstheme="minorHAnsi"/>
        </w:rPr>
      </w:pPr>
    </w:p>
    <w:p w14:paraId="1BC0A4C4" w14:textId="65D10CBF" w:rsidR="00147A04" w:rsidRPr="00147A04" w:rsidDel="00147A04" w:rsidRDefault="00A0136B">
      <w:pPr>
        <w:pStyle w:val="ListParagraph"/>
        <w:numPr>
          <w:ilvl w:val="2"/>
          <w:numId w:val="1"/>
        </w:numPr>
        <w:spacing w:line="276" w:lineRule="auto"/>
        <w:rPr>
          <w:del w:id="102" w:author="Basso, Marta" w:date="2025-01-14T10:01:00Z" w16du:dateUtc="2025-01-14T18:01:00Z"/>
          <w:rFonts w:cstheme="minorHAnsi"/>
        </w:rPr>
      </w:pPr>
      <w:r w:rsidRPr="00147A04">
        <w:rPr>
          <w:rFonts w:cstheme="minorHAnsi"/>
        </w:rPr>
        <w:t>For Teflon hoses:</w:t>
      </w:r>
      <w:ins w:id="103" w:author="Basso, Marta" w:date="2025-01-14T10:01:00Z" w16du:dateUtc="2025-01-14T18:01:00Z">
        <w:r w:rsidR="00147A04" w:rsidRPr="00147A04">
          <w:rPr>
            <w:rFonts w:cstheme="minorHAnsi"/>
          </w:rPr>
          <w:t xml:space="preserve"> </w:t>
        </w:r>
      </w:ins>
    </w:p>
    <w:p w14:paraId="74419138" w14:textId="658FA27B" w:rsidR="00A0136B" w:rsidRPr="00147A04" w:rsidRDefault="00A0136B">
      <w:pPr>
        <w:pStyle w:val="ListParagraph"/>
        <w:numPr>
          <w:ilvl w:val="2"/>
          <w:numId w:val="1"/>
        </w:numPr>
        <w:spacing w:line="276" w:lineRule="auto"/>
        <w:pPrChange w:id="104" w:author="Basso, Marta" w:date="2025-01-14T10:01:00Z" w16du:dateUtc="2025-01-14T18:01:00Z">
          <w:pPr>
            <w:pStyle w:val="ListParagraph"/>
            <w:numPr>
              <w:ilvl w:val="3"/>
              <w:numId w:val="1"/>
            </w:numPr>
            <w:spacing w:line="276" w:lineRule="auto"/>
            <w:ind w:hanging="360"/>
          </w:pPr>
        </w:pPrChange>
      </w:pPr>
      <w:commentRangeStart w:id="105"/>
      <w:commentRangeStart w:id="106"/>
      <w:r w:rsidRPr="00147A04">
        <w:t xml:space="preserve">They are very rigid, so it’s important to make sure at least one end fits onto the coupler. If it does not fit, gently apply heat with a lighter (not in the direct flame) and, while still warm, mold the hose end by putting it onto the coupler. </w:t>
      </w:r>
      <w:ins w:id="107" w:author="Basso, Marta" w:date="2025-01-02T10:08:00Z" w16du:dateUtc="2025-01-02T18:08:00Z">
        <w:r w:rsidR="00786D70" w:rsidRPr="00147A04">
          <w:t xml:space="preserve">Another option is to use a smaller </w:t>
        </w:r>
      </w:ins>
      <w:ins w:id="108" w:author="Basso, Marta" w:date="2025-01-02T10:09:00Z" w16du:dateUtc="2025-01-02T18:09:00Z">
        <w:r w:rsidR="00786D70" w:rsidRPr="00147A04">
          <w:t xml:space="preserve">coupler to open up the Teflon hoses. </w:t>
        </w:r>
      </w:ins>
      <w:r w:rsidRPr="00147A04">
        <w:t>Once it’s cooled</w:t>
      </w:r>
      <w:ins w:id="109" w:author="Basso, Marta" w:date="2025-01-02T10:09:00Z" w16du:dateUtc="2025-01-02T18:09:00Z">
        <w:r w:rsidR="00786D70" w:rsidRPr="00147A04">
          <w:t xml:space="preserve"> or opened</w:t>
        </w:r>
      </w:ins>
      <w:r w:rsidRPr="00147A04">
        <w:t>, it will hold its shape and should have no problem being connected/disconnected from the coupler</w:t>
      </w:r>
      <w:commentRangeEnd w:id="105"/>
      <w:r w:rsidR="0073697C">
        <w:rPr>
          <w:rStyle w:val="CommentReference"/>
        </w:rPr>
        <w:commentReference w:id="105"/>
      </w:r>
      <w:commentRangeEnd w:id="106"/>
      <w:r w:rsidR="00CF0666">
        <w:rPr>
          <w:rStyle w:val="CommentReference"/>
        </w:rPr>
        <w:commentReference w:id="106"/>
      </w:r>
    </w:p>
    <w:p w14:paraId="126D1299" w14:textId="43AE8A43" w:rsidR="00A0136B" w:rsidRDefault="00A0136B" w:rsidP="00A0136B">
      <w:pPr>
        <w:pStyle w:val="ListParagraph"/>
        <w:numPr>
          <w:ilvl w:val="1"/>
          <w:numId w:val="1"/>
        </w:numPr>
        <w:spacing w:line="276" w:lineRule="auto"/>
        <w:rPr>
          <w:ins w:id="110" w:author="Basso, Marta" w:date="2025-01-14T10:01:00Z" w16du:dateUtc="2025-01-14T18:01:00Z"/>
          <w:rFonts w:cstheme="minorHAnsi"/>
        </w:rPr>
      </w:pPr>
      <w:r w:rsidRPr="00ED461F">
        <w:rPr>
          <w:rFonts w:cstheme="minorHAnsi"/>
        </w:rPr>
        <w:t xml:space="preserve">24 </w:t>
      </w:r>
      <w:ins w:id="111" w:author="Basso, Marta" w:date="2025-01-02T10:09:00Z" w16du:dateUtc="2025-01-02T18:09:00Z">
        <w:r w:rsidR="00786D70">
          <w:rPr>
            <w:rFonts w:cstheme="minorHAnsi"/>
          </w:rPr>
          <w:t>capped</w:t>
        </w:r>
      </w:ins>
      <w:ins w:id="112" w:author="Basso, Marta" w:date="2025-01-02T10:33:00Z" w16du:dateUtc="2025-01-02T18:33:00Z">
        <w:r w:rsidR="001722C4">
          <w:rPr>
            <w:rFonts w:cstheme="minorHAnsi"/>
          </w:rPr>
          <w:t xml:space="preserve"> dirty I</w:t>
        </w:r>
      </w:ins>
      <w:ins w:id="113" w:author="Basso, Marta" w:date="2025-01-02T10:14:00Z" w16du:dateUtc="2025-01-02T18:14:00Z">
        <w:r w:rsidR="00786D70">
          <w:rPr>
            <w:rFonts w:cstheme="minorHAnsi"/>
          </w:rPr>
          <w:t>SCO bottles</w:t>
        </w:r>
      </w:ins>
      <w:ins w:id="114" w:author="Basso, Marta" w:date="2025-01-02T10:33:00Z" w16du:dateUtc="2025-01-02T18:33:00Z">
        <w:r w:rsidR="001722C4">
          <w:rPr>
            <w:rFonts w:cstheme="minorHAnsi"/>
          </w:rPr>
          <w:t xml:space="preserve"> for tasting</w:t>
        </w:r>
      </w:ins>
      <w:ins w:id="115" w:author="Basso, Marta" w:date="2025-01-02T10:14:00Z" w16du:dateUtc="2025-01-02T18:14:00Z">
        <w:r w:rsidR="00786D70">
          <w:rPr>
            <w:rFonts w:cstheme="minorHAnsi"/>
          </w:rPr>
          <w:t xml:space="preserve">. </w:t>
        </w:r>
      </w:ins>
      <w:del w:id="116" w:author="Basso, Marta" w:date="2025-01-02T10:14:00Z" w16du:dateUtc="2025-01-02T18:14:00Z">
        <w:r w:rsidRPr="00ED461F" w:rsidDel="00786D70">
          <w:rPr>
            <w:rFonts w:cstheme="minorHAnsi"/>
          </w:rPr>
          <w:delText xml:space="preserve">bottles </w:delText>
        </w:r>
      </w:del>
      <w:del w:id="117" w:author="Basso, Marta" w:date="2025-01-02T10:10:00Z" w16du:dateUtc="2025-01-02T18:10:00Z">
        <w:r w:rsidRPr="00ED461F" w:rsidDel="00786D70">
          <w:rPr>
            <w:rFonts w:cstheme="minorHAnsi"/>
          </w:rPr>
          <w:delText>(either capped, or uncapped with the caps in a plastic bag stored in the middle of the base)</w:delText>
        </w:r>
      </w:del>
    </w:p>
    <w:p w14:paraId="11DEAB3B" w14:textId="77777777" w:rsidR="00147A04" w:rsidRPr="00ED461F" w:rsidRDefault="00147A04">
      <w:pPr>
        <w:pStyle w:val="ListParagraph"/>
        <w:spacing w:line="276" w:lineRule="auto"/>
        <w:ind w:left="1440"/>
        <w:rPr>
          <w:rFonts w:cstheme="minorHAnsi"/>
        </w:rPr>
        <w:pPrChange w:id="118" w:author="Basso, Marta" w:date="2025-01-14T10:01:00Z" w16du:dateUtc="2025-01-14T18:01:00Z">
          <w:pPr>
            <w:pStyle w:val="ListParagraph"/>
            <w:numPr>
              <w:ilvl w:val="1"/>
              <w:numId w:val="1"/>
            </w:numPr>
            <w:spacing w:line="276" w:lineRule="auto"/>
            <w:ind w:left="1440" w:hanging="360"/>
          </w:pPr>
        </w:pPrChange>
      </w:pPr>
    </w:p>
    <w:p w14:paraId="7D6F37CB" w14:textId="77777777" w:rsidR="00A0136B" w:rsidRPr="00ED461F" w:rsidRDefault="00A0136B" w:rsidP="00A0136B">
      <w:pPr>
        <w:pStyle w:val="ListParagraph"/>
        <w:numPr>
          <w:ilvl w:val="0"/>
          <w:numId w:val="1"/>
        </w:numPr>
        <w:spacing w:line="276" w:lineRule="auto"/>
        <w:rPr>
          <w:rFonts w:cstheme="minorHAnsi"/>
        </w:rPr>
      </w:pPr>
      <w:r w:rsidRPr="00ED461F">
        <w:rPr>
          <w:rFonts w:cstheme="minorHAnsi"/>
        </w:rPr>
        <w:t>Reference the moisture indicator (circled in red on the image below) to see if desiccants need to be replaced. This helps to ensure that the internal wiring will stay dry!</w:t>
      </w:r>
    </w:p>
    <w:p w14:paraId="2EBC5A23" w14:textId="77777777" w:rsidR="00A0136B" w:rsidRPr="00ED461F" w:rsidRDefault="00A0136B" w:rsidP="00A0136B">
      <w:pPr>
        <w:pStyle w:val="ListParagraph"/>
        <w:numPr>
          <w:ilvl w:val="1"/>
          <w:numId w:val="1"/>
        </w:numPr>
        <w:spacing w:line="276" w:lineRule="auto"/>
        <w:rPr>
          <w:rFonts w:cstheme="minorHAnsi"/>
        </w:rPr>
      </w:pPr>
      <w:r w:rsidRPr="00ED461F">
        <w:rPr>
          <w:rFonts w:cstheme="minorHAnsi"/>
        </w:rPr>
        <w:t>Blue = OK, “I am dry”. Pink = Moist, “Please change me”</w:t>
      </w:r>
    </w:p>
    <w:p w14:paraId="0ADAC011" w14:textId="5B03AFEC" w:rsidR="00A0136B" w:rsidRPr="00ED461F" w:rsidRDefault="00A0136B" w:rsidP="00A0136B">
      <w:pPr>
        <w:pStyle w:val="ListParagraph"/>
        <w:numPr>
          <w:ilvl w:val="1"/>
          <w:numId w:val="1"/>
        </w:numPr>
        <w:spacing w:line="276" w:lineRule="auto"/>
        <w:rPr>
          <w:rFonts w:cstheme="minorHAnsi"/>
        </w:rPr>
      </w:pPr>
      <w:r w:rsidRPr="00ED461F">
        <w:rPr>
          <w:rFonts w:cstheme="minorHAnsi"/>
        </w:rPr>
        <w:t xml:space="preserve">If </w:t>
      </w:r>
      <w:del w:id="119" w:author="McCredie, Katherine E" w:date="2025-01-06T13:32:00Z" w16du:dateUtc="2025-01-06T21:32:00Z">
        <w:r w:rsidRPr="00ED461F" w:rsidDel="00B109E4">
          <w:rPr>
            <w:rFonts w:cstheme="minorHAnsi"/>
          </w:rPr>
          <w:delText>dessicants</w:delText>
        </w:r>
      </w:del>
      <w:ins w:id="120" w:author="McCredie, Katherine E" w:date="2025-01-06T13:32:00Z" w16du:dateUtc="2025-01-06T21:32:00Z">
        <w:r w:rsidR="00B109E4" w:rsidRPr="00ED461F">
          <w:rPr>
            <w:rFonts w:cstheme="minorHAnsi"/>
          </w:rPr>
          <w:t>desiccants</w:t>
        </w:r>
      </w:ins>
      <w:r w:rsidRPr="00ED461F">
        <w:rPr>
          <w:rFonts w:cstheme="minorHAnsi"/>
        </w:rPr>
        <w:t xml:space="preserve"> need to be changed, carefully remove the panel with a </w:t>
      </w:r>
      <w:proofErr w:type="gramStart"/>
      <w:r w:rsidRPr="00ED461F">
        <w:rPr>
          <w:rFonts w:cstheme="minorHAnsi"/>
        </w:rPr>
        <w:t>screw driver</w:t>
      </w:r>
      <w:proofErr w:type="gramEnd"/>
      <w:r w:rsidRPr="00ED461F">
        <w:rPr>
          <w:rFonts w:cstheme="minorHAnsi"/>
        </w:rPr>
        <w:t>, lift the panel off, and replace the packs</w:t>
      </w:r>
    </w:p>
    <w:p w14:paraId="05070D5E" w14:textId="3112C897" w:rsidR="00A0136B" w:rsidRPr="00ED461F" w:rsidRDefault="00A0136B" w:rsidP="00A0136B">
      <w:pPr>
        <w:pStyle w:val="ListParagraph"/>
        <w:numPr>
          <w:ilvl w:val="2"/>
          <w:numId w:val="1"/>
        </w:numPr>
        <w:spacing w:line="276" w:lineRule="auto"/>
        <w:rPr>
          <w:rFonts w:cstheme="minorHAnsi"/>
        </w:rPr>
      </w:pPr>
      <w:r w:rsidRPr="00ED461F">
        <w:rPr>
          <w:rFonts w:cstheme="minorHAnsi"/>
        </w:rPr>
        <w:t xml:space="preserve">You may need to “reactivate” </w:t>
      </w:r>
      <w:del w:id="121" w:author="McCredie, Katherine E" w:date="2025-01-06T13:32:00Z" w16du:dateUtc="2025-01-06T21:32:00Z">
        <w:r w:rsidRPr="00ED461F" w:rsidDel="00B109E4">
          <w:rPr>
            <w:rFonts w:cstheme="minorHAnsi"/>
          </w:rPr>
          <w:delText>dessicants</w:delText>
        </w:r>
      </w:del>
      <w:ins w:id="122" w:author="McCredie, Katherine E" w:date="2025-01-06T13:32:00Z" w16du:dateUtc="2025-01-06T21:32:00Z">
        <w:r w:rsidR="00B109E4" w:rsidRPr="00ED461F">
          <w:rPr>
            <w:rFonts w:cstheme="minorHAnsi"/>
          </w:rPr>
          <w:t>desiccants</w:t>
        </w:r>
      </w:ins>
      <w:r w:rsidRPr="00ED461F">
        <w:rPr>
          <w:rFonts w:cstheme="minorHAnsi"/>
        </w:rPr>
        <w:t xml:space="preserve"> for this step. If so, just follow the instructions stamped on the </w:t>
      </w:r>
      <w:del w:id="123" w:author="McCredie, Katherine E" w:date="2025-01-06T13:32:00Z" w16du:dateUtc="2025-01-06T21:32:00Z">
        <w:r w:rsidRPr="00ED461F" w:rsidDel="00B109E4">
          <w:rPr>
            <w:rFonts w:cstheme="minorHAnsi"/>
          </w:rPr>
          <w:delText>dessicant</w:delText>
        </w:r>
      </w:del>
      <w:ins w:id="124" w:author="McCredie, Katherine E" w:date="2025-01-06T13:32:00Z" w16du:dateUtc="2025-01-06T21:32:00Z">
        <w:r w:rsidR="00B109E4" w:rsidRPr="00ED461F">
          <w:rPr>
            <w:rFonts w:cstheme="minorHAnsi"/>
          </w:rPr>
          <w:t>desiccant</w:t>
        </w:r>
      </w:ins>
      <w:r w:rsidRPr="00ED461F">
        <w:rPr>
          <w:rFonts w:cstheme="minorHAnsi"/>
        </w:rPr>
        <w:t xml:space="preserve"> itself, but typically it’s something like </w:t>
      </w:r>
      <w:r w:rsidRPr="00ED461F">
        <w:rPr>
          <w:rFonts w:cstheme="minorHAnsi"/>
        </w:rPr>
        <w:lastRenderedPageBreak/>
        <w:t>dry at 118 degrees C (245 degrees F) for ~16 hours.</w:t>
      </w:r>
      <w:r w:rsidRPr="00ED461F">
        <w:rPr>
          <w:rFonts w:cstheme="minorHAnsi"/>
          <w:noProof/>
          <w:sz w:val="20"/>
          <w:szCs w:val="20"/>
        </w:rPr>
        <w:drawing>
          <wp:inline distT="0" distB="0" distL="0" distR="0" wp14:anchorId="039DB975" wp14:editId="54E07C38">
            <wp:extent cx="3105150" cy="3105150"/>
            <wp:effectExtent l="0" t="0" r="0" b="0"/>
            <wp:docPr id="1718302729" name="Picture 4" descr="Armor Protective Packag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rmor Protective Packagi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883AC" w14:textId="1CE55C08" w:rsidR="00A0136B" w:rsidRPr="00ED461F" w:rsidRDefault="00A0136B" w:rsidP="00A0136B">
      <w:pPr>
        <w:pStyle w:val="ListParagraph"/>
        <w:numPr>
          <w:ilvl w:val="1"/>
          <w:numId w:val="1"/>
        </w:numPr>
        <w:spacing w:line="276" w:lineRule="auto"/>
        <w:rPr>
          <w:rFonts w:cstheme="minorHAnsi"/>
        </w:rPr>
      </w:pPr>
      <w:r w:rsidRPr="00ED461F">
        <w:rPr>
          <w:rFonts w:cstheme="minorHAnsi"/>
        </w:rPr>
        <w:t>Note: In the image below, the moisture indicator is pink because the panel has been removed from the Isco</w:t>
      </w:r>
    </w:p>
    <w:p w14:paraId="480043FC" w14:textId="67A898FB" w:rsidR="00A0136B" w:rsidDel="00147A04" w:rsidRDefault="00A0136B">
      <w:pPr>
        <w:pStyle w:val="ListParagraph"/>
        <w:spacing w:line="276" w:lineRule="auto"/>
        <w:rPr>
          <w:del w:id="125" w:author="Basso, Marta" w:date="2025-01-02T10:32:00Z" w16du:dateUtc="2025-01-02T18:32:00Z"/>
          <w:rFonts w:cstheme="minorHAnsi"/>
        </w:rPr>
      </w:pPr>
      <w:r w:rsidRPr="00ED461F">
        <w:rPr>
          <w:rFonts w:cstheme="minorHAns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30A4B75" wp14:editId="307CFBCB">
                <wp:simplePos x="0" y="0"/>
                <wp:positionH relativeFrom="column">
                  <wp:posOffset>7962690</wp:posOffset>
                </wp:positionH>
                <wp:positionV relativeFrom="paragraph">
                  <wp:posOffset>1467850</wp:posOffset>
                </wp:positionV>
                <wp:extent cx="360" cy="360"/>
                <wp:effectExtent l="38100" t="38100" r="57150" b="57150"/>
                <wp:wrapNone/>
                <wp:docPr id="210552642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02BC647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626.3pt;margin-top:114.9pt;width:1.4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">
                <v:imagedata r:id="rId14" o:title=""/>
              </v:shape>
            </w:pict>
          </mc:Fallback>
        </mc:AlternateContent>
      </w:r>
      <w:r w:rsidRPr="00ED461F">
        <w:rPr>
          <w:rFonts w:cstheme="minorHAns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86B86EB" wp14:editId="1F2D711B">
                <wp:simplePos x="0" y="0"/>
                <wp:positionH relativeFrom="column">
                  <wp:posOffset>1878330</wp:posOffset>
                </wp:positionH>
                <wp:positionV relativeFrom="paragraph">
                  <wp:posOffset>1976170</wp:posOffset>
                </wp:positionV>
                <wp:extent cx="426960" cy="427680"/>
                <wp:effectExtent l="57150" t="57150" r="49530" b="48895"/>
                <wp:wrapNone/>
                <wp:docPr id="95906314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26960" cy="42768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D531686" id="Ink 2" o:spid="_x0000_s1026" type="#_x0000_t75" style="position:absolute;margin-left:147.2pt;margin-top:154.9pt;width:35pt;height:35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">
                <v:imagedata r:id="rId16" o:title=""/>
              </v:shape>
            </w:pict>
          </mc:Fallback>
        </mc:AlternateContent>
      </w:r>
      <w:r w:rsidRPr="00ED461F">
        <w:rPr>
          <w:rFonts w:cstheme="minorHAnsi"/>
          <w:noProof/>
          <w:sz w:val="20"/>
          <w:szCs w:val="20"/>
        </w:rPr>
        <w:drawing>
          <wp:inline distT="0" distB="0" distL="0" distR="0" wp14:anchorId="35A7D516" wp14:editId="3DAB6A79">
            <wp:extent cx="3828525" cy="2952750"/>
            <wp:effectExtent l="0" t="0" r="635" b="0"/>
            <wp:docPr id="998755191" name="Picture 1" descr="A white rectangular object with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55191" name="Picture 1" descr="A white rectangular object with a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525" cy="295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607B2E" w14:textId="77777777" w:rsidR="00147A04" w:rsidRPr="00ED461F" w:rsidRDefault="00147A04" w:rsidP="00A0136B">
      <w:pPr>
        <w:pStyle w:val="ListParagraph"/>
        <w:spacing w:line="276" w:lineRule="auto"/>
        <w:rPr>
          <w:ins w:id="126" w:author="Basso, Marta" w:date="2025-01-14T10:01:00Z" w16du:dateUtc="2025-01-14T18:01:00Z"/>
          <w:rFonts w:cstheme="minorHAnsi"/>
        </w:rPr>
      </w:pPr>
    </w:p>
    <w:p w14:paraId="4D3D06F8" w14:textId="564F3345" w:rsidR="00A0136B" w:rsidRPr="001722C4" w:rsidDel="001722C4" w:rsidRDefault="00A0136B">
      <w:pPr>
        <w:rPr>
          <w:del w:id="127" w:author="Basso, Marta" w:date="2025-01-02T10:32:00Z" w16du:dateUtc="2025-01-02T18:32:00Z"/>
          <w:rFonts w:cstheme="minorHAnsi"/>
        </w:rPr>
        <w:pPrChange w:id="128" w:author="Basso, Marta" w:date="2025-01-02T10:32:00Z" w16du:dateUtc="2025-01-02T18:32:00Z">
          <w:pPr>
            <w:pStyle w:val="ListParagraph"/>
            <w:numPr>
              <w:numId w:val="1"/>
            </w:numPr>
            <w:spacing w:line="276" w:lineRule="auto"/>
            <w:ind w:hanging="360"/>
          </w:pPr>
        </w:pPrChange>
      </w:pPr>
      <w:del w:id="129" w:author="Basso, Marta" w:date="2025-01-02T10:32:00Z" w16du:dateUtc="2025-01-02T18:32:00Z">
        <w:r w:rsidRPr="001722C4" w:rsidDel="001722C4">
          <w:rPr>
            <w:rFonts w:cstheme="minorHAnsi"/>
          </w:rPr>
          <w:delText xml:space="preserve">Using labeling tape, label each Isco bottle with the bottle number and site. </w:delText>
        </w:r>
      </w:del>
    </w:p>
    <w:p w14:paraId="39412B91" w14:textId="25C5CB67" w:rsidR="00A0136B" w:rsidRPr="00ED461F" w:rsidDel="001722C4" w:rsidRDefault="00A0136B">
      <w:pPr>
        <w:rPr>
          <w:del w:id="130" w:author="Basso, Marta" w:date="2025-01-02T10:32:00Z" w16du:dateUtc="2025-01-02T18:32:00Z"/>
        </w:rPr>
        <w:pPrChange w:id="131" w:author="Basso, Marta" w:date="2025-01-02T10:32:00Z" w16du:dateUtc="2025-01-02T18:32:00Z">
          <w:pPr>
            <w:pStyle w:val="ListParagraph"/>
            <w:numPr>
              <w:ilvl w:val="1"/>
              <w:numId w:val="1"/>
            </w:numPr>
            <w:spacing w:line="276" w:lineRule="auto"/>
            <w:ind w:left="1440" w:hanging="360"/>
          </w:pPr>
        </w:pPrChange>
      </w:pPr>
      <w:del w:id="132" w:author="Basso, Marta" w:date="2025-01-02T10:32:00Z" w16du:dateUtc="2025-01-02T18:32:00Z">
        <w:r w:rsidRPr="00ED461F" w:rsidDel="001722C4">
          <w:delText xml:space="preserve">For example: </w:delText>
        </w:r>
        <w:r w:rsidRPr="00ED461F" w:rsidDel="001722C4">
          <w:rPr>
            <w:i/>
            <w:iCs/>
          </w:rPr>
          <w:delText>01-LNFH</w:delText>
        </w:r>
      </w:del>
    </w:p>
    <w:p w14:paraId="14311A7E" w14:textId="4B309FB8" w:rsidR="00A0136B" w:rsidDel="00B74F24" w:rsidRDefault="00A0136B">
      <w:pPr>
        <w:rPr>
          <w:del w:id="133" w:author="Basso, Marta" w:date="2024-11-15T09:10:00Z" w16du:dateUtc="2024-11-15T17:10:00Z"/>
        </w:rPr>
        <w:pPrChange w:id="134" w:author="Basso, Marta" w:date="2025-01-02T10:32:00Z" w16du:dateUtc="2025-01-02T18:32:00Z">
          <w:pPr>
            <w:pStyle w:val="ListParagraph"/>
            <w:numPr>
              <w:ilvl w:val="2"/>
              <w:numId w:val="1"/>
            </w:numPr>
            <w:spacing w:line="276" w:lineRule="auto"/>
            <w:ind w:left="2160" w:hanging="180"/>
          </w:pPr>
        </w:pPrChange>
      </w:pPr>
      <w:del w:id="135" w:author="Basso, Marta" w:date="2025-01-02T10:32:00Z" w16du:dateUtc="2025-01-02T18:32:00Z">
        <w:r w:rsidRPr="00ED461F" w:rsidDel="001722C4">
          <w:delText>Note: Double check to make sure the bottle is in the “correct” position (the bottle locations are stamped outside on the Isco itself)</w:delText>
        </w:r>
      </w:del>
    </w:p>
    <w:p w14:paraId="3FBDF433" w14:textId="77777777" w:rsidR="00B74F24" w:rsidRDefault="00B74F24">
      <w:pPr>
        <w:pStyle w:val="ListParagraph"/>
        <w:spacing w:line="276" w:lineRule="auto"/>
        <w:rPr>
          <w:ins w:id="136" w:author="Basso, Marta" w:date="2024-11-15T09:11:00Z" w16du:dateUtc="2024-11-15T17:11:00Z"/>
        </w:rPr>
        <w:pPrChange w:id="137" w:author="Basso, Marta" w:date="2025-01-02T10:32:00Z" w16du:dateUtc="2025-01-02T18:32:00Z">
          <w:pPr>
            <w:pStyle w:val="ListParagraph"/>
            <w:numPr>
              <w:ilvl w:val="2"/>
              <w:numId w:val="1"/>
            </w:numPr>
            <w:spacing w:line="276" w:lineRule="auto"/>
            <w:ind w:left="2160" w:hanging="180"/>
          </w:pPr>
        </w:pPrChange>
      </w:pPr>
    </w:p>
    <w:p w14:paraId="39A7EE8D" w14:textId="7EB60074" w:rsidR="00B74F24" w:rsidRDefault="00B74F24" w:rsidP="00B74F24">
      <w:pPr>
        <w:pStyle w:val="ListParagraph"/>
        <w:numPr>
          <w:ilvl w:val="0"/>
          <w:numId w:val="1"/>
        </w:numPr>
        <w:spacing w:line="276" w:lineRule="auto"/>
        <w:rPr>
          <w:ins w:id="138" w:author="Basso, Marta" w:date="2024-11-15T09:11:00Z" w16du:dateUtc="2024-11-15T17:11:00Z"/>
          <w:rFonts w:cstheme="minorHAnsi"/>
        </w:rPr>
      </w:pPr>
      <w:commentRangeStart w:id="139"/>
      <w:commentRangeStart w:id="140"/>
      <w:ins w:id="141" w:author="Basso, Marta" w:date="2024-11-15T09:11:00Z" w16du:dateUtc="2024-11-15T17:11:00Z">
        <w:r>
          <w:rPr>
            <w:rFonts w:cstheme="minorHAnsi"/>
            <w:b/>
            <w:bCs/>
          </w:rPr>
          <w:t>Test the ISCO</w:t>
        </w:r>
        <w:r>
          <w:rPr>
            <w:rFonts w:cstheme="minorHAnsi"/>
          </w:rPr>
          <w:t xml:space="preserve">: </w:t>
        </w:r>
      </w:ins>
    </w:p>
    <w:p w14:paraId="19FBC61D" w14:textId="16D0CF10" w:rsidR="00B74F24" w:rsidRDefault="00B74F24">
      <w:pPr>
        <w:pStyle w:val="ListParagraph"/>
        <w:numPr>
          <w:ilvl w:val="1"/>
          <w:numId w:val="1"/>
        </w:numPr>
        <w:spacing w:line="276" w:lineRule="auto"/>
        <w:rPr>
          <w:ins w:id="142" w:author="Basso, Marta" w:date="2025-01-02T10:34:00Z" w16du:dateUtc="2025-01-02T18:34:00Z"/>
          <w:rFonts w:cstheme="minorHAnsi"/>
        </w:rPr>
      </w:pPr>
      <w:ins w:id="143" w:author="Basso, Marta" w:date="2024-11-15T09:12:00Z" w16du:dateUtc="2024-11-15T17:12:00Z">
        <w:r>
          <w:rPr>
            <w:rFonts w:cstheme="minorHAnsi"/>
          </w:rPr>
          <w:t xml:space="preserve">Transport the ISCO to Oak Creek and set it to collect 24 bottles in 24 hours. We want to be sure the ISCO is working correctly. </w:t>
        </w:r>
      </w:ins>
    </w:p>
    <w:p w14:paraId="4D73BDF8" w14:textId="57B9164A" w:rsidR="00AE1EE8" w:rsidRDefault="00AE1EE8">
      <w:pPr>
        <w:pStyle w:val="ListParagraph"/>
        <w:numPr>
          <w:ilvl w:val="1"/>
          <w:numId w:val="1"/>
        </w:numPr>
        <w:spacing w:line="276" w:lineRule="auto"/>
        <w:rPr>
          <w:ins w:id="144" w:author="Basso, Marta" w:date="2025-01-14T10:01:00Z" w16du:dateUtc="2025-01-14T18:01:00Z"/>
          <w:rFonts w:cstheme="minorHAnsi"/>
        </w:rPr>
      </w:pPr>
      <w:ins w:id="145" w:author="Basso, Marta" w:date="2025-01-02T10:34:00Z" w16du:dateUtc="2025-01-02T18:34:00Z">
        <w:r>
          <w:rPr>
            <w:rFonts w:cstheme="minorHAnsi"/>
          </w:rPr>
          <w:t>Remember to remove the lids before starting the test.</w:t>
        </w:r>
      </w:ins>
    </w:p>
    <w:p w14:paraId="4482F1A9" w14:textId="77777777" w:rsidR="00147A04" w:rsidRDefault="00147A04">
      <w:pPr>
        <w:pStyle w:val="ListParagraph"/>
        <w:spacing w:line="276" w:lineRule="auto"/>
        <w:ind w:left="1440"/>
        <w:rPr>
          <w:ins w:id="146" w:author="Basso, Marta" w:date="2025-01-02T10:33:00Z" w16du:dateUtc="2025-01-02T18:33:00Z"/>
          <w:rFonts w:cstheme="minorHAnsi"/>
        </w:rPr>
        <w:pPrChange w:id="147" w:author="Basso, Marta" w:date="2025-01-14T10:01:00Z" w16du:dateUtc="2025-01-14T18:01:00Z">
          <w:pPr>
            <w:pStyle w:val="ListParagraph"/>
            <w:numPr>
              <w:ilvl w:val="1"/>
              <w:numId w:val="1"/>
            </w:numPr>
            <w:spacing w:line="276" w:lineRule="auto"/>
            <w:ind w:left="1440" w:hanging="360"/>
          </w:pPr>
        </w:pPrChange>
      </w:pPr>
    </w:p>
    <w:p w14:paraId="17C4B829" w14:textId="75260C34" w:rsidR="001722C4" w:rsidRPr="001722C4" w:rsidRDefault="001722C4" w:rsidP="001722C4">
      <w:pPr>
        <w:pStyle w:val="ListParagraph"/>
        <w:numPr>
          <w:ilvl w:val="0"/>
          <w:numId w:val="1"/>
        </w:numPr>
        <w:spacing w:line="276" w:lineRule="auto"/>
        <w:rPr>
          <w:ins w:id="148" w:author="Basso, Marta" w:date="2025-01-02T10:33:00Z" w16du:dateUtc="2025-01-02T18:33:00Z"/>
          <w:rFonts w:cstheme="minorHAnsi"/>
          <w:rPrChange w:id="149" w:author="Basso, Marta" w:date="2025-01-02T10:33:00Z" w16du:dateUtc="2025-01-02T18:33:00Z">
            <w:rPr>
              <w:ins w:id="150" w:author="Basso, Marta" w:date="2025-01-02T10:33:00Z" w16du:dateUtc="2025-01-02T18:33:00Z"/>
              <w:rFonts w:cstheme="minorHAnsi"/>
              <w:b/>
              <w:bCs/>
            </w:rPr>
          </w:rPrChange>
        </w:rPr>
      </w:pPr>
      <w:ins w:id="151" w:author="Basso, Marta" w:date="2025-01-02T10:33:00Z" w16du:dateUtc="2025-01-02T18:33:00Z">
        <w:r>
          <w:rPr>
            <w:rFonts w:cstheme="minorHAnsi"/>
            <w:b/>
            <w:bCs/>
          </w:rPr>
          <w:t>ISCO working:</w:t>
        </w:r>
      </w:ins>
    </w:p>
    <w:p w14:paraId="5CC1452A" w14:textId="7B19E533" w:rsidR="001722C4" w:rsidRPr="001722C4" w:rsidRDefault="00AE1EE8">
      <w:pPr>
        <w:pStyle w:val="ListParagraph"/>
        <w:numPr>
          <w:ilvl w:val="1"/>
          <w:numId w:val="1"/>
        </w:numPr>
        <w:spacing w:line="276" w:lineRule="auto"/>
        <w:rPr>
          <w:ins w:id="152" w:author="Basso, Marta" w:date="2024-11-15T09:11:00Z" w16du:dateUtc="2024-11-15T17:11:00Z"/>
          <w:rFonts w:cstheme="minorHAnsi"/>
        </w:rPr>
        <w:pPrChange w:id="153" w:author="Basso, Marta" w:date="2025-01-02T10:33:00Z" w16du:dateUtc="2025-01-02T18:33:00Z">
          <w:pPr>
            <w:pStyle w:val="ListParagraph"/>
            <w:numPr>
              <w:ilvl w:val="2"/>
              <w:numId w:val="1"/>
            </w:numPr>
            <w:spacing w:line="276" w:lineRule="auto"/>
            <w:ind w:left="2160" w:hanging="180"/>
          </w:pPr>
        </w:pPrChange>
      </w:pPr>
      <w:ins w:id="154" w:author="Basso, Marta" w:date="2025-01-02T10:34:00Z" w16du:dateUtc="2025-01-02T18:34:00Z">
        <w:r>
          <w:rPr>
            <w:rFonts w:cstheme="minorHAnsi"/>
          </w:rPr>
          <w:lastRenderedPageBreak/>
          <w:t>Replace the dirty ISCO bottles with capped acid washed ISCO bottles</w:t>
        </w:r>
      </w:ins>
      <w:commentRangeEnd w:id="139"/>
      <w:r w:rsidR="0073697C">
        <w:rPr>
          <w:rStyle w:val="CommentReference"/>
        </w:rPr>
        <w:commentReference w:id="139"/>
      </w:r>
      <w:commentRangeEnd w:id="140"/>
      <w:r w:rsidR="00CF0666">
        <w:rPr>
          <w:rStyle w:val="CommentReference"/>
        </w:rPr>
        <w:commentReference w:id="140"/>
      </w:r>
    </w:p>
    <w:p w14:paraId="3D82CA06" w14:textId="2CE9FB8C" w:rsidR="003F7929" w:rsidRPr="00B74F24" w:rsidRDefault="003F7929">
      <w:pPr>
        <w:pStyle w:val="ListParagraph"/>
        <w:spacing w:line="276" w:lineRule="auto"/>
        <w:ind w:left="2160"/>
        <w:rPr>
          <w:rFonts w:cstheme="minorHAnsi"/>
        </w:rPr>
        <w:pPrChange w:id="155" w:author="Basso, Marta" w:date="2024-11-15T09:11:00Z" w16du:dateUtc="2024-11-15T17:11:00Z">
          <w:pPr/>
        </w:pPrChange>
      </w:pPr>
    </w:p>
    <w:p w14:paraId="23533504" w14:textId="3F24DBBA" w:rsidR="00A0136B" w:rsidRDefault="00A0136B" w:rsidP="00A0136B">
      <w:pPr>
        <w:pStyle w:val="Heading3"/>
      </w:pPr>
      <w:r>
        <w:t>SONDES</w:t>
      </w:r>
    </w:p>
    <w:p w14:paraId="009B1D4D" w14:textId="51C89056" w:rsidR="00A0136B" w:rsidRDefault="00A0136B" w:rsidP="00A0136B">
      <w:pPr>
        <w:pStyle w:val="ListParagraph"/>
        <w:numPr>
          <w:ilvl w:val="3"/>
          <w:numId w:val="1"/>
        </w:numPr>
      </w:pPr>
      <w:commentRangeStart w:id="156"/>
      <w:commentRangeStart w:id="157"/>
      <w:r>
        <w:t>Drill three holes for each aluminum pipe you will use for sonde deployment:</w:t>
      </w:r>
    </w:p>
    <w:p w14:paraId="7DEA742D" w14:textId="5CF1AC1C" w:rsidR="00A0136B" w:rsidRDefault="00A0136B" w:rsidP="00A0136B">
      <w:pPr>
        <w:pStyle w:val="ListParagraph"/>
        <w:numPr>
          <w:ilvl w:val="4"/>
          <w:numId w:val="1"/>
        </w:numPr>
      </w:pPr>
      <w:r>
        <w:t>2 holes will be used to install the lock, be sure the holes are close enough to the edge to insert the lock</w:t>
      </w:r>
    </w:p>
    <w:p w14:paraId="6063B68E" w14:textId="4DAD758A" w:rsidR="00A0136B" w:rsidRDefault="00A0136B" w:rsidP="00A0136B">
      <w:pPr>
        <w:pStyle w:val="ListParagraph"/>
        <w:numPr>
          <w:ilvl w:val="4"/>
          <w:numId w:val="1"/>
        </w:numPr>
      </w:pPr>
      <w:r>
        <w:t xml:space="preserve"> 1 hole will be used to insert a cable.</w:t>
      </w:r>
      <w:commentRangeEnd w:id="156"/>
      <w:r w:rsidR="0073697C">
        <w:rPr>
          <w:rStyle w:val="CommentReference"/>
        </w:rPr>
        <w:commentReference w:id="156"/>
      </w:r>
      <w:commentRangeEnd w:id="157"/>
      <w:r w:rsidR="0073697C">
        <w:rPr>
          <w:rStyle w:val="CommentReference"/>
        </w:rPr>
        <w:commentReference w:id="157"/>
      </w:r>
    </w:p>
    <w:p w14:paraId="499157E5" w14:textId="77777777" w:rsidR="00A0136B" w:rsidRPr="00A0136B" w:rsidRDefault="00A0136B" w:rsidP="00A0136B">
      <w:pPr>
        <w:pStyle w:val="ListParagraph"/>
        <w:ind w:left="3600"/>
      </w:pPr>
    </w:p>
    <w:p w14:paraId="5543B860" w14:textId="411F9552" w:rsidR="00A0136B" w:rsidRDefault="00A0136B" w:rsidP="00A0136B">
      <w:pPr>
        <w:pStyle w:val="ListParagraph"/>
        <w:numPr>
          <w:ilvl w:val="3"/>
          <w:numId w:val="1"/>
        </w:numPr>
      </w:pPr>
      <w:commentRangeStart w:id="158"/>
      <w:commentRangeStart w:id="159"/>
      <w:r>
        <w:t>Make sure the sensors are calibrated, and the sonde is working properly</w:t>
      </w:r>
      <w:commentRangeEnd w:id="158"/>
      <w:r w:rsidR="00B109E4">
        <w:rPr>
          <w:rStyle w:val="CommentReference"/>
        </w:rPr>
        <w:commentReference w:id="158"/>
      </w:r>
      <w:commentRangeEnd w:id="159"/>
      <w:r w:rsidR="0073697C">
        <w:rPr>
          <w:rStyle w:val="CommentReference"/>
        </w:rPr>
        <w:commentReference w:id="159"/>
      </w:r>
      <w:r>
        <w:t>.</w:t>
      </w:r>
    </w:p>
    <w:p w14:paraId="2F91B719" w14:textId="77777777" w:rsidR="00A0136B" w:rsidRDefault="00A0136B" w:rsidP="00A0136B">
      <w:pPr>
        <w:pStyle w:val="ListParagraph"/>
      </w:pPr>
    </w:p>
    <w:p w14:paraId="592F05BD" w14:textId="77777777" w:rsidR="00A0136B" w:rsidRDefault="00A0136B" w:rsidP="00A0136B">
      <w:pPr>
        <w:pStyle w:val="ListParagraph"/>
      </w:pPr>
    </w:p>
    <w:p w14:paraId="0EF95500" w14:textId="77777777" w:rsidR="00A0136B" w:rsidRDefault="00A0136B" w:rsidP="00A0136B"/>
    <w:p w14:paraId="211C9AB4" w14:textId="748A1159" w:rsidR="00A0136B" w:rsidRDefault="00A0136B" w:rsidP="00A0136B">
      <w:pPr>
        <w:pStyle w:val="Heading3"/>
      </w:pPr>
      <w:r>
        <w:t>PRESSURE TRANSDUCER</w:t>
      </w:r>
    </w:p>
    <w:p w14:paraId="2C91CF27" w14:textId="35654AA9" w:rsidR="00A0136B" w:rsidDel="00E32F56" w:rsidRDefault="00A0136B" w:rsidP="00A0136B">
      <w:pPr>
        <w:pStyle w:val="ListParagraph"/>
        <w:numPr>
          <w:ilvl w:val="0"/>
          <w:numId w:val="2"/>
        </w:numPr>
        <w:rPr>
          <w:del w:id="160" w:author="Basso, Marta" w:date="2025-01-02T10:34:00Z" w16du:dateUtc="2025-01-02T18:34:00Z"/>
        </w:rPr>
      </w:pPr>
      <w:r>
        <w:t xml:space="preserve">If not stored in the lab, drill holes at the </w:t>
      </w:r>
      <w:commentRangeStart w:id="161"/>
      <w:r>
        <w:t>end of a PVC tube</w:t>
      </w:r>
      <w:commentRangeEnd w:id="161"/>
      <w:r w:rsidR="00B109E4">
        <w:rPr>
          <w:rStyle w:val="CommentReference"/>
        </w:rPr>
        <w:commentReference w:id="161"/>
      </w:r>
      <w:ins w:id="162" w:author="Basso, Marta" w:date="2025-01-02T10:35:00Z" w16du:dateUtc="2025-01-02T18:35:00Z">
        <w:r w:rsidR="00AE1EE8">
          <w:t>.</w:t>
        </w:r>
      </w:ins>
    </w:p>
    <w:p w14:paraId="782798C2" w14:textId="77777777" w:rsidR="00E32F56" w:rsidRDefault="00E32F56" w:rsidP="00A0136B">
      <w:pPr>
        <w:pStyle w:val="ListParagraph"/>
        <w:numPr>
          <w:ilvl w:val="0"/>
          <w:numId w:val="2"/>
        </w:numPr>
        <w:rPr>
          <w:ins w:id="163" w:author="Basso, Marta" w:date="2025-01-16T10:31:00Z" w16du:dateUtc="2025-01-16T18:31:00Z"/>
        </w:rPr>
      </w:pPr>
    </w:p>
    <w:p w14:paraId="615CF6E3" w14:textId="66FC8B9D" w:rsidR="00E32F56" w:rsidRDefault="00E32F56" w:rsidP="00E32F56">
      <w:pPr>
        <w:pStyle w:val="ListParagraph"/>
        <w:numPr>
          <w:ilvl w:val="1"/>
          <w:numId w:val="2"/>
        </w:numPr>
        <w:rPr>
          <w:ins w:id="164" w:author="Basso, Marta" w:date="2025-01-16T10:32:00Z" w16du:dateUtc="2025-01-16T18:32:00Z"/>
        </w:rPr>
      </w:pPr>
      <w:ins w:id="165" w:author="Basso, Marta" w:date="2025-01-16T10:32:00Z" w16du:dateUtc="2025-01-16T18:32:00Z">
        <w:r>
          <w:t xml:space="preserve">Drill two holes at the start of the pipe to be used to install the lock. </w:t>
        </w:r>
      </w:ins>
    </w:p>
    <w:p w14:paraId="5933D24C" w14:textId="77777777" w:rsidR="00E32F56" w:rsidRDefault="00E32F56" w:rsidP="00E32F56">
      <w:pPr>
        <w:pStyle w:val="ListParagraph"/>
        <w:ind w:left="1440"/>
        <w:rPr>
          <w:ins w:id="166" w:author="Basso, Marta" w:date="2025-01-02T10:51:00Z" w16du:dateUtc="2025-01-02T18:51:00Z"/>
        </w:rPr>
        <w:pPrChange w:id="167" w:author="Basso, Marta" w:date="2025-01-16T10:32:00Z" w16du:dateUtc="2025-01-16T18:32:00Z">
          <w:pPr>
            <w:pStyle w:val="ListParagraph"/>
            <w:numPr>
              <w:numId w:val="2"/>
            </w:numPr>
            <w:ind w:hanging="360"/>
          </w:pPr>
        </w:pPrChange>
      </w:pPr>
    </w:p>
    <w:p w14:paraId="586A4348" w14:textId="44C310B2" w:rsidR="00A0136B" w:rsidDel="00E32F56" w:rsidRDefault="00E32F56" w:rsidP="00E32F56">
      <w:pPr>
        <w:jc w:val="center"/>
        <w:rPr>
          <w:del w:id="168" w:author="Basso, Marta" w:date="2025-01-16T10:11:00Z" w16du:dateUtc="2025-01-16T18:11:00Z"/>
        </w:rPr>
      </w:pPr>
      <w:ins w:id="169" w:author="Basso, Marta" w:date="2025-01-16T10:31:00Z" w16du:dateUtc="2025-01-16T18:31:00Z">
        <w:r>
          <w:rPr>
            <w:noProof/>
          </w:rPr>
          <w:drawing>
            <wp:inline distT="0" distB="0" distL="0" distR="0" wp14:anchorId="0EE26E8D" wp14:editId="1F437645">
              <wp:extent cx="1835681" cy="1685676"/>
              <wp:effectExtent l="0" t="0" r="0" b="0"/>
              <wp:docPr id="1424082086" name="Pictur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18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48352"/>
                      <a:stretch/>
                    </pic:blipFill>
                    <pic:spPr bwMode="auto">
                      <a:xfrm>
                        <a:off x="0" y="0"/>
                        <a:ext cx="1847640" cy="16966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14:paraId="42D72BD1" w14:textId="77777777" w:rsidR="00E32F56" w:rsidRDefault="00E32F56" w:rsidP="00E32F56">
      <w:pPr>
        <w:pStyle w:val="ListParagraph"/>
        <w:jc w:val="center"/>
        <w:rPr>
          <w:ins w:id="170" w:author="Basso, Marta" w:date="2025-01-16T10:31:00Z" w16du:dateUtc="2025-01-16T18:31:00Z"/>
        </w:rPr>
        <w:pPrChange w:id="171" w:author="Basso, Marta" w:date="2025-01-16T10:31:00Z" w16du:dateUtc="2025-01-16T18:31:00Z">
          <w:pPr/>
        </w:pPrChange>
      </w:pPr>
    </w:p>
    <w:p w14:paraId="66402402" w14:textId="016492C0" w:rsidR="00C367BE" w:rsidRDefault="00A0136B" w:rsidP="00E32F56">
      <w:pPr>
        <w:jc w:val="center"/>
        <w:rPr>
          <w:ins w:id="172" w:author="Basso, Marta" w:date="2025-01-02T10:48:00Z" w16du:dateUtc="2025-01-02T18:48:00Z"/>
        </w:rPr>
        <w:pPrChange w:id="173" w:author="Basso, Marta" w:date="2025-01-16T10:31:00Z" w16du:dateUtc="2025-01-16T18:31:00Z">
          <w:pPr>
            <w:pStyle w:val="ListParagraph"/>
            <w:numPr>
              <w:numId w:val="2"/>
            </w:numPr>
            <w:ind w:hanging="360"/>
          </w:pPr>
        </w:pPrChange>
      </w:pPr>
      <w:commentRangeStart w:id="174"/>
      <w:del w:id="175" w:author="Basso, Marta" w:date="2025-01-16T10:11:00Z" w16du:dateUtc="2025-01-16T18:11:00Z">
        <w:r w:rsidDel="003D550B">
          <w:delText>Make sure the pressure transducer work</w:delText>
        </w:r>
      </w:del>
      <w:del w:id="176" w:author="Basso, Marta" w:date="2025-01-02T10:35:00Z" w16du:dateUtc="2025-01-02T18:35:00Z">
        <w:r w:rsidDel="00AE1EE8">
          <w:delText>s</w:delText>
        </w:r>
      </w:del>
      <w:del w:id="177" w:author="Basso, Marta" w:date="2025-01-16T10:11:00Z" w16du:dateUtc="2025-01-16T18:11:00Z">
        <w:r w:rsidDel="003D550B">
          <w:delText xml:space="preserve">. </w:delText>
        </w:r>
        <w:commentRangeEnd w:id="174"/>
        <w:r w:rsidR="00B109E4" w:rsidDel="003D550B">
          <w:rPr>
            <w:rStyle w:val="CommentReference"/>
          </w:rPr>
          <w:commentReference w:id="174"/>
        </w:r>
      </w:del>
    </w:p>
    <w:p w14:paraId="7C49EDBF" w14:textId="77777777" w:rsidR="00C367BE" w:rsidRDefault="00C367BE" w:rsidP="00C367BE">
      <w:pPr>
        <w:pStyle w:val="ListParagraph"/>
        <w:numPr>
          <w:ilvl w:val="0"/>
          <w:numId w:val="2"/>
        </w:numPr>
        <w:spacing w:after="0" w:line="276" w:lineRule="auto"/>
        <w:jc w:val="both"/>
        <w:rPr>
          <w:ins w:id="178" w:author="Basso, Marta" w:date="2025-01-02T10:48:00Z" w16du:dateUtc="2025-01-02T18:48:00Z"/>
        </w:rPr>
      </w:pPr>
      <w:commentRangeStart w:id="179"/>
      <w:ins w:id="180" w:author="Basso, Marta" w:date="2025-01-02T10:48:00Z" w16du:dateUtc="2025-01-02T18:48:00Z">
        <w:r>
          <w:t xml:space="preserve">Launch the </w:t>
        </w:r>
        <w:proofErr w:type="spellStart"/>
        <w:r>
          <w:t>Solinst</w:t>
        </w:r>
        <w:proofErr w:type="spellEnd"/>
        <w:r>
          <w:t xml:space="preserve"> pressure transducer via the </w:t>
        </w:r>
        <w:proofErr w:type="spellStart"/>
        <w:r>
          <w:t>Levellogger</w:t>
        </w:r>
        <w:proofErr w:type="spellEnd"/>
        <w:r>
          <w:t xml:space="preserve"> software on the laptop. Make sure this is done close to the level measurement location! </w:t>
        </w:r>
        <w:commentRangeEnd w:id="179"/>
        <w:r>
          <w:rPr>
            <w:rStyle w:val="CommentReference"/>
          </w:rPr>
          <w:commentReference w:id="179"/>
        </w:r>
        <w:r>
          <w:t>In the software the following this should be filled in:</w:t>
        </w:r>
      </w:ins>
    </w:p>
    <w:p w14:paraId="3B32B3DF" w14:textId="77777777" w:rsidR="00C367BE" w:rsidRDefault="00C367BE" w:rsidP="00C367BE">
      <w:pPr>
        <w:pStyle w:val="ListParagraph"/>
        <w:rPr>
          <w:ins w:id="181" w:author="Basso, Marta" w:date="2025-01-02T10:48:00Z" w16du:dateUtc="2025-01-02T18:48:00Z"/>
        </w:rPr>
      </w:pPr>
    </w:p>
    <w:p w14:paraId="232B32AD" w14:textId="77777777" w:rsidR="00C367BE" w:rsidRDefault="00C367BE" w:rsidP="00C367BE">
      <w:pPr>
        <w:pStyle w:val="ListParagraph"/>
        <w:numPr>
          <w:ilvl w:val="1"/>
          <w:numId w:val="2"/>
        </w:numPr>
        <w:spacing w:after="0" w:line="276" w:lineRule="auto"/>
        <w:jc w:val="both"/>
        <w:rPr>
          <w:ins w:id="182" w:author="Basso, Marta" w:date="2025-01-02T10:48:00Z" w16du:dateUtc="2025-01-02T18:48:00Z"/>
        </w:rPr>
      </w:pPr>
      <w:ins w:id="183" w:author="Basso, Marta" w:date="2025-01-02T10:48:00Z" w16du:dateUtc="2025-01-02T18:48:00Z">
        <w:r>
          <w:t>The name of the stream</w:t>
        </w:r>
      </w:ins>
    </w:p>
    <w:p w14:paraId="4B43E752" w14:textId="77777777" w:rsidR="00C367BE" w:rsidRDefault="00C367BE" w:rsidP="00C367BE">
      <w:pPr>
        <w:spacing w:after="0" w:line="276" w:lineRule="auto"/>
        <w:jc w:val="both"/>
        <w:rPr>
          <w:ins w:id="184" w:author="Basso, Marta" w:date="2025-01-02T10:48:00Z" w16du:dateUtc="2025-01-02T18:48:00Z"/>
        </w:rPr>
      </w:pPr>
    </w:p>
    <w:p w14:paraId="070E11C7" w14:textId="77777777" w:rsidR="00C367BE" w:rsidRDefault="00C367BE" w:rsidP="00C367BE">
      <w:pPr>
        <w:pStyle w:val="ListParagraph"/>
        <w:numPr>
          <w:ilvl w:val="1"/>
          <w:numId w:val="2"/>
        </w:numPr>
        <w:spacing w:after="0" w:line="276" w:lineRule="auto"/>
        <w:jc w:val="both"/>
        <w:rPr>
          <w:ins w:id="185" w:author="Basso, Marta" w:date="2025-01-02T10:48:00Z" w16du:dateUtc="2025-01-02T18:48:00Z"/>
        </w:rPr>
      </w:pPr>
      <w:ins w:id="186" w:author="Basso, Marta" w:date="2025-01-02T10:48:00Z" w16du:dateUtc="2025-01-02T18:48:00Z">
        <w:r>
          <w:t>The unit is “m”</w:t>
        </w:r>
      </w:ins>
    </w:p>
    <w:p w14:paraId="41CCC2BB" w14:textId="77777777" w:rsidR="00C367BE" w:rsidRDefault="00C367BE" w:rsidP="00C367BE">
      <w:pPr>
        <w:pStyle w:val="ListParagraph"/>
        <w:spacing w:after="0" w:line="276" w:lineRule="auto"/>
        <w:ind w:left="1440"/>
        <w:jc w:val="both"/>
        <w:rPr>
          <w:ins w:id="187" w:author="Basso, Marta" w:date="2025-01-02T10:48:00Z" w16du:dateUtc="2025-01-02T18:48:00Z"/>
        </w:rPr>
      </w:pPr>
    </w:p>
    <w:p w14:paraId="675745B1" w14:textId="77777777" w:rsidR="00C367BE" w:rsidRDefault="00C367BE" w:rsidP="00C367BE">
      <w:pPr>
        <w:pStyle w:val="ListParagraph"/>
        <w:numPr>
          <w:ilvl w:val="1"/>
          <w:numId w:val="2"/>
        </w:numPr>
        <w:spacing w:after="0" w:line="276" w:lineRule="auto"/>
        <w:jc w:val="both"/>
        <w:rPr>
          <w:ins w:id="188" w:author="Basso, Marta" w:date="2025-01-02T10:48:00Z" w16du:dateUtc="2025-01-02T18:48:00Z"/>
        </w:rPr>
      </w:pPr>
      <w:ins w:id="189" w:author="Basso, Marta" w:date="2025-01-02T10:48:00Z" w16du:dateUtc="2025-01-02T18:48:00Z">
        <w:r>
          <w:t>An offset of “0”</w:t>
        </w:r>
      </w:ins>
    </w:p>
    <w:p w14:paraId="1A197543" w14:textId="77777777" w:rsidR="00C367BE" w:rsidRDefault="00C367BE" w:rsidP="00C367BE">
      <w:pPr>
        <w:pStyle w:val="ListParagraph"/>
        <w:rPr>
          <w:ins w:id="190" w:author="Basso, Marta" w:date="2025-01-02T10:48:00Z" w16du:dateUtc="2025-01-02T18:48:00Z"/>
        </w:rPr>
      </w:pPr>
    </w:p>
    <w:p w14:paraId="5DB45CA3" w14:textId="77777777" w:rsidR="00C367BE" w:rsidRDefault="00C367BE" w:rsidP="00C367BE">
      <w:pPr>
        <w:pStyle w:val="ListParagraph"/>
        <w:numPr>
          <w:ilvl w:val="1"/>
          <w:numId w:val="2"/>
        </w:numPr>
        <w:spacing w:after="0" w:line="276" w:lineRule="auto"/>
        <w:jc w:val="both"/>
        <w:rPr>
          <w:ins w:id="191" w:author="Basso, Marta" w:date="2025-01-02T10:48:00Z" w16du:dateUtc="2025-01-02T18:48:00Z"/>
        </w:rPr>
      </w:pPr>
      <w:ins w:id="192" w:author="Basso, Marta" w:date="2025-01-02T10:48:00Z" w16du:dateUtc="2025-01-02T18:48:00Z">
        <w:r>
          <w:t>An interval of 15 minutes</w:t>
        </w:r>
      </w:ins>
    </w:p>
    <w:p w14:paraId="6B52B620" w14:textId="77777777" w:rsidR="00C367BE" w:rsidRDefault="00C367BE" w:rsidP="00C367BE">
      <w:pPr>
        <w:pStyle w:val="ListParagraph"/>
        <w:spacing w:after="0" w:line="276" w:lineRule="auto"/>
        <w:ind w:left="1440"/>
        <w:jc w:val="both"/>
        <w:rPr>
          <w:ins w:id="193" w:author="Basso, Marta" w:date="2025-01-02T10:48:00Z" w16du:dateUtc="2025-01-02T18:48:00Z"/>
        </w:rPr>
      </w:pPr>
    </w:p>
    <w:p w14:paraId="5F21CC74" w14:textId="77777777" w:rsidR="00C367BE" w:rsidRDefault="00C367BE" w:rsidP="00C367BE">
      <w:pPr>
        <w:pStyle w:val="ListParagraph"/>
        <w:numPr>
          <w:ilvl w:val="1"/>
          <w:numId w:val="2"/>
        </w:numPr>
        <w:spacing w:after="0" w:line="276" w:lineRule="auto"/>
        <w:jc w:val="both"/>
        <w:rPr>
          <w:ins w:id="194" w:author="Basso, Marta" w:date="2025-01-02T10:48:00Z" w16du:dateUtc="2025-01-02T18:48:00Z"/>
        </w:rPr>
      </w:pPr>
      <w:ins w:id="195" w:author="Basso, Marta" w:date="2025-01-02T10:48:00Z" w16du:dateUtc="2025-01-02T18:48:00Z">
        <w:r>
          <w:lastRenderedPageBreak/>
          <w:t>The future start (make sure this is a “nice” time, so a quarter past or before, or the half or whole hour)</w:t>
        </w:r>
      </w:ins>
    </w:p>
    <w:p w14:paraId="2EAD6E76" w14:textId="77777777" w:rsidR="00C367BE" w:rsidRDefault="00C367BE" w:rsidP="00C367BE">
      <w:pPr>
        <w:pStyle w:val="ListParagraph"/>
        <w:rPr>
          <w:ins w:id="196" w:author="Basso, Marta" w:date="2025-01-02T10:48:00Z" w16du:dateUtc="2025-01-02T18:48:00Z"/>
        </w:rPr>
      </w:pPr>
    </w:p>
    <w:p w14:paraId="4E73630F" w14:textId="77777777" w:rsidR="00C367BE" w:rsidRDefault="00C367BE" w:rsidP="00C367BE">
      <w:pPr>
        <w:pStyle w:val="ListParagraph"/>
        <w:numPr>
          <w:ilvl w:val="1"/>
          <w:numId w:val="2"/>
        </w:numPr>
        <w:spacing w:after="0" w:line="276" w:lineRule="auto"/>
        <w:jc w:val="both"/>
        <w:rPr>
          <w:ins w:id="197" w:author="Basso, Marta" w:date="2025-01-02T10:48:00Z" w16du:dateUtc="2025-01-02T18:48:00Z"/>
        </w:rPr>
      </w:pPr>
      <w:ins w:id="198" w:author="Basso, Marta" w:date="2025-01-02T10:48:00Z" w16du:dateUtc="2025-01-02T18:48:00Z">
        <w:r>
          <w:t>Make sure that there is more than sufficient memory available for the readings</w:t>
        </w:r>
      </w:ins>
    </w:p>
    <w:p w14:paraId="3BAC0726" w14:textId="77777777" w:rsidR="00C367BE" w:rsidRDefault="00C367BE" w:rsidP="00C367BE">
      <w:pPr>
        <w:pStyle w:val="ListParagraph"/>
        <w:rPr>
          <w:ins w:id="199" w:author="Basso, Marta" w:date="2025-01-02T10:48:00Z" w16du:dateUtc="2025-01-02T18:48:00Z"/>
        </w:rPr>
      </w:pPr>
    </w:p>
    <w:p w14:paraId="74E22E85" w14:textId="4A36E587" w:rsidR="00C367BE" w:rsidRDefault="00C367BE">
      <w:pPr>
        <w:pStyle w:val="ListParagraph"/>
        <w:numPr>
          <w:ilvl w:val="1"/>
          <w:numId w:val="2"/>
        </w:numPr>
        <w:spacing w:after="0" w:line="276" w:lineRule="auto"/>
        <w:jc w:val="both"/>
        <w:rPr>
          <w:ins w:id="200" w:author="Basso, Marta" w:date="2025-01-16T10:34:00Z" w16du:dateUtc="2025-01-16T18:34:00Z"/>
        </w:rPr>
      </w:pPr>
      <w:ins w:id="201" w:author="Basso, Marta" w:date="2025-01-02T10:48:00Z" w16du:dateUtc="2025-01-02T18:48:00Z">
        <w:r>
          <w:t>Don’t forget to press the start button!</w:t>
        </w:r>
      </w:ins>
    </w:p>
    <w:p w14:paraId="54DDB7A6" w14:textId="77777777" w:rsidR="003E4361" w:rsidRDefault="003E4361" w:rsidP="003E4361">
      <w:pPr>
        <w:pStyle w:val="ListParagraph"/>
        <w:rPr>
          <w:ins w:id="202" w:author="Basso, Marta" w:date="2025-01-16T10:34:00Z" w16du:dateUtc="2025-01-16T18:34:00Z"/>
        </w:rPr>
        <w:pPrChange w:id="203" w:author="Basso, Marta" w:date="2025-01-16T10:34:00Z" w16du:dateUtc="2025-01-16T18:34:00Z">
          <w:pPr>
            <w:pStyle w:val="ListParagraph"/>
            <w:numPr>
              <w:ilvl w:val="1"/>
              <w:numId w:val="2"/>
            </w:numPr>
            <w:spacing w:after="0" w:line="276" w:lineRule="auto"/>
            <w:ind w:left="1440" w:hanging="360"/>
            <w:jc w:val="both"/>
          </w:pPr>
        </w:pPrChange>
      </w:pPr>
    </w:p>
    <w:p w14:paraId="5321DB0F" w14:textId="3A01EAD0" w:rsidR="003E4361" w:rsidRDefault="003E4361" w:rsidP="003E4361">
      <w:pPr>
        <w:pStyle w:val="ListParagraph"/>
        <w:numPr>
          <w:ilvl w:val="1"/>
          <w:numId w:val="2"/>
        </w:numPr>
        <w:spacing w:after="0" w:line="276" w:lineRule="auto"/>
        <w:rPr>
          <w:ins w:id="204" w:author="McCredie, Katherine E" w:date="2025-01-06T13:34:00Z" w16du:dateUtc="2025-01-06T21:34:00Z"/>
        </w:rPr>
        <w:pPrChange w:id="205" w:author="Basso, Marta" w:date="2025-01-16T10:36:00Z" w16du:dateUtc="2025-01-16T18:36:00Z">
          <w:pPr>
            <w:pStyle w:val="ListParagraph"/>
            <w:numPr>
              <w:ilvl w:val="1"/>
              <w:numId w:val="2"/>
            </w:numPr>
            <w:spacing w:after="0" w:line="276" w:lineRule="auto"/>
            <w:ind w:left="1440" w:hanging="360"/>
            <w:jc w:val="both"/>
          </w:pPr>
        </w:pPrChange>
      </w:pPr>
      <w:ins w:id="206" w:author="Basso, Marta" w:date="2025-01-16T10:34:00Z" w16du:dateUtc="2025-01-16T18:34:00Z">
        <w:r>
          <w:t xml:space="preserve">Record the serial number of the pressure transducer together with the stream name in the </w:t>
        </w:r>
      </w:ins>
      <w:ins w:id="207" w:author="Basso, Marta" w:date="2025-01-16T10:35:00Z" w16du:dateUtc="2025-01-16T18:35:00Z">
        <w:r>
          <w:t>project notes</w:t>
        </w:r>
      </w:ins>
      <w:ins w:id="208" w:author="Basso, Marta" w:date="2025-01-16T10:36:00Z" w16du:dateUtc="2025-01-16T18:36:00Z">
        <w:r>
          <w:t xml:space="preserve">: </w:t>
        </w:r>
      </w:ins>
      <w:commentRangeStart w:id="209"/>
      <w:ins w:id="210" w:author="Basso, Marta" w:date="2025-01-16T10:35:00Z" w16du:dateUtc="2025-01-16T18:35:00Z">
        <w:r>
          <w:t>(</w:t>
        </w:r>
      </w:ins>
      <w:ins w:id="211" w:author="Basso, Marta" w:date="2025-01-16T10:36:00Z" w16du:dateUtc="2025-01-16T18:36:00Z">
        <w:r w:rsidRPr="003E4361">
          <w:t>T:\Groups\Cellar\Bladon_FEWSLab\Research\Wildfire_Water_Security\02_Nodes\01_Empirical\05_Projects\storm chasing\03_Forms</w:t>
        </w:r>
        <w:r>
          <w:t>\Project_notes.doc)</w:t>
        </w:r>
        <w:commentRangeEnd w:id="209"/>
        <w:r>
          <w:rPr>
            <w:rStyle w:val="CommentReference"/>
          </w:rPr>
          <w:commentReference w:id="209"/>
        </w:r>
      </w:ins>
    </w:p>
    <w:p w14:paraId="07DBB3D6" w14:textId="77777777" w:rsidR="00B109E4" w:rsidRDefault="00B109E4" w:rsidP="00B109E4">
      <w:pPr>
        <w:spacing w:after="0" w:line="276" w:lineRule="auto"/>
        <w:jc w:val="both"/>
        <w:rPr>
          <w:ins w:id="212" w:author="McCredie, Katherine E" w:date="2025-01-06T13:34:00Z" w16du:dateUtc="2025-01-06T21:34:00Z"/>
        </w:rPr>
      </w:pPr>
    </w:p>
    <w:p w14:paraId="46E285D9" w14:textId="77777777" w:rsidR="00B109E4" w:rsidRDefault="00B109E4" w:rsidP="00B109E4">
      <w:pPr>
        <w:spacing w:after="0" w:line="276" w:lineRule="auto"/>
        <w:jc w:val="both"/>
        <w:rPr>
          <w:ins w:id="213" w:author="McCredie, Katherine E" w:date="2025-01-06T13:34:00Z" w16du:dateUtc="2025-01-06T21:34:00Z"/>
        </w:rPr>
      </w:pPr>
    </w:p>
    <w:p w14:paraId="1C0F9405" w14:textId="251F1E7F" w:rsidR="003D550B" w:rsidRDefault="00B109E4" w:rsidP="003D550B">
      <w:pPr>
        <w:pStyle w:val="Heading3"/>
        <w:rPr>
          <w:ins w:id="214" w:author="Basso, Marta" w:date="2025-01-16T10:23:00Z" w16du:dateUtc="2025-01-16T18:23:00Z"/>
        </w:rPr>
      </w:pPr>
      <w:commentRangeStart w:id="215"/>
      <w:ins w:id="216" w:author="McCredie, Katherine E" w:date="2025-01-06T13:34:00Z" w16du:dateUtc="2025-01-06T21:34:00Z">
        <w:r w:rsidRPr="003D550B">
          <w:t>RAIN GAUGE</w:t>
        </w:r>
      </w:ins>
      <w:commentRangeEnd w:id="215"/>
      <w:r w:rsidR="0073697C" w:rsidRPr="003D550B">
        <w:rPr>
          <w:rPrChange w:id="217" w:author="Basso, Marta" w:date="2025-01-16T10:11:00Z" w16du:dateUtc="2025-01-16T18:11:00Z">
            <w:rPr>
              <w:rStyle w:val="CommentReference"/>
            </w:rPr>
          </w:rPrChange>
        </w:rPr>
        <w:commentReference w:id="215"/>
      </w:r>
      <w:ins w:id="218" w:author="Basso, Marta" w:date="2025-01-16T10:11:00Z" w16du:dateUtc="2025-01-16T18:11:00Z">
        <w:r w:rsidR="003D550B">
          <w:t xml:space="preserve"> CALIBRATION</w:t>
        </w:r>
      </w:ins>
    </w:p>
    <w:p w14:paraId="10A496D9" w14:textId="77777777" w:rsidR="00E32F56" w:rsidRDefault="00E32F56" w:rsidP="00E32F56">
      <w:pPr>
        <w:jc w:val="center"/>
        <w:rPr>
          <w:ins w:id="219" w:author="Basso, Marta" w:date="2025-01-16T10:24:00Z" w16du:dateUtc="2025-01-16T18:24:00Z"/>
        </w:rPr>
      </w:pPr>
    </w:p>
    <w:p w14:paraId="2FE2DB9F" w14:textId="77777777" w:rsidR="00E32F56" w:rsidRDefault="00E32F56" w:rsidP="00E32F56">
      <w:pPr>
        <w:jc w:val="center"/>
        <w:rPr>
          <w:ins w:id="220" w:author="Basso, Marta" w:date="2025-01-16T10:24:00Z" w16du:dateUtc="2025-01-16T18:24:00Z"/>
        </w:rPr>
      </w:pPr>
    </w:p>
    <w:p w14:paraId="7929921A" w14:textId="6C7A6E35" w:rsidR="00E32F56" w:rsidRDefault="00E32F56" w:rsidP="00E32F56">
      <w:pPr>
        <w:jc w:val="center"/>
        <w:rPr>
          <w:ins w:id="221" w:author="Basso, Marta" w:date="2025-01-16T10:24:00Z" w16du:dateUtc="2025-01-16T18:24:00Z"/>
        </w:rPr>
      </w:pPr>
      <w:ins w:id="222" w:author="Basso, Marta" w:date="2025-01-16T10:23:00Z" w16du:dateUtc="2025-01-16T18:23:00Z">
        <w:r>
          <w:rPr>
            <w:noProof/>
          </w:rPr>
          <w:drawing>
            <wp:inline distT="0" distB="0" distL="0" distR="0" wp14:anchorId="4C4B3422" wp14:editId="277A91F0">
              <wp:extent cx="3035910" cy="1983462"/>
              <wp:effectExtent l="0" t="0" r="0" b="0"/>
              <wp:docPr id="1928019954" name="Picture 1" descr="A close-up of a machine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28019954" name="Picture 1" descr="A close-up of a machine&#10;&#10;Description automatically generated"/>
                      <pic:cNvPicPr/>
                    </pic:nvPicPr>
                    <pic:blipFill>
                      <a:blip r:embed="rId1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7856" cy="199126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4D92A7B" w14:textId="7359596A" w:rsidR="00E32F56" w:rsidRDefault="00E32F56" w:rsidP="00E32F56">
      <w:pPr>
        <w:pStyle w:val="ListParagraph"/>
        <w:numPr>
          <w:ilvl w:val="0"/>
          <w:numId w:val="6"/>
        </w:numPr>
        <w:rPr>
          <w:ins w:id="223" w:author="Basso, Marta" w:date="2025-01-16T10:24:00Z" w16du:dateUtc="2025-01-16T18:24:00Z"/>
        </w:rPr>
      </w:pPr>
      <w:ins w:id="224" w:author="Basso, Marta" w:date="2025-01-16T10:24:00Z" w16du:dateUtc="2025-01-16T18:24:00Z">
        <w:r>
          <w:t>Connect the data logger to the computer using the Optic USB Base Station</w:t>
        </w:r>
      </w:ins>
      <w:ins w:id="225" w:author="Basso, Marta" w:date="2025-01-16T10:26:00Z" w16du:dateUtc="2025-01-16T18:26:00Z">
        <w:r>
          <w:t xml:space="preserve"> and the proper </w:t>
        </w:r>
      </w:ins>
      <w:ins w:id="226" w:author="Basso, Marta" w:date="2025-01-16T10:27:00Z" w16du:dateUtc="2025-01-16T18:27:00Z">
        <w:r>
          <w:t>coupler</w:t>
        </w:r>
      </w:ins>
      <w:ins w:id="227" w:author="Basso, Marta" w:date="2025-01-16T10:26:00Z" w16du:dateUtc="2025-01-16T18:26:00Z">
        <w:r>
          <w:t xml:space="preserve"> (Figure)</w:t>
        </w:r>
      </w:ins>
    </w:p>
    <w:p w14:paraId="3FF7F7D5" w14:textId="6AE12B02" w:rsidR="00E32F56" w:rsidRDefault="00E32F56" w:rsidP="00E32F56">
      <w:pPr>
        <w:jc w:val="center"/>
        <w:rPr>
          <w:ins w:id="228" w:author="Basso, Marta" w:date="2025-01-16T10:24:00Z" w16du:dateUtc="2025-01-16T18:24:00Z"/>
        </w:rPr>
        <w:pPrChange w:id="229" w:author="Basso, Marta" w:date="2025-01-16T10:25:00Z" w16du:dateUtc="2025-01-16T18:25:00Z">
          <w:pPr/>
        </w:pPrChange>
      </w:pPr>
      <w:ins w:id="230" w:author="Basso, Marta" w:date="2025-01-16T10:26:00Z" w16du:dateUtc="2025-01-16T18:26:00Z"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9504" behindDoc="0" locked="0" layoutInCell="1" allowOverlap="1" wp14:anchorId="5B3BCDA8" wp14:editId="045E0101">
                  <wp:simplePos x="0" y="0"/>
                  <wp:positionH relativeFrom="column">
                    <wp:posOffset>3268704</wp:posOffset>
                  </wp:positionH>
                  <wp:positionV relativeFrom="paragraph">
                    <wp:posOffset>1357657</wp:posOffset>
                  </wp:positionV>
                  <wp:extent cx="771276" cy="643476"/>
                  <wp:effectExtent l="0" t="0" r="0" b="4445"/>
                  <wp:wrapNone/>
                  <wp:docPr id="1298678211" name="Oval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71276" cy="643476"/>
                          </a:xfrm>
                          <a:prstGeom prst="ellipse">
                            <a:avLst/>
                          </a:prstGeom>
                          <a:solidFill>
                            <a:srgbClr val="E8E8E8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oval w14:anchorId="73CBA6AF" id="Oval 4" o:spid="_x0000_s1026" style="position:absolute;margin-left:257.4pt;margin-top:106.9pt;width:60.75pt;height:50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" fillcolor="#e8e8e8" stroked="f" strokeweight="1pt">
                  <v:fill opacity="32896f"/>
                  <v:stroke joinstyle="miter"/>
                </v:oval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7456" behindDoc="0" locked="0" layoutInCell="1" allowOverlap="1" wp14:anchorId="0DC25618" wp14:editId="5DC5F1CF">
                  <wp:simplePos x="0" y="0"/>
                  <wp:positionH relativeFrom="column">
                    <wp:posOffset>2913767</wp:posOffset>
                  </wp:positionH>
                  <wp:positionV relativeFrom="paragraph">
                    <wp:posOffset>802474</wp:posOffset>
                  </wp:positionV>
                  <wp:extent cx="771276" cy="643476"/>
                  <wp:effectExtent l="0" t="0" r="0" b="4445"/>
                  <wp:wrapNone/>
                  <wp:docPr id="991535685" name="Oval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71276" cy="643476"/>
                          </a:xfrm>
                          <a:prstGeom prst="ellipse">
                            <a:avLst/>
                          </a:prstGeom>
                          <a:solidFill>
                            <a:srgbClr val="E8E8E8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oval w14:anchorId="3726386E" id="Oval 4" o:spid="_x0000_s1026" style="position:absolute;margin-left:229.45pt;margin-top:63.2pt;width:60.75pt;height:50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" fillcolor="#e8e8e8" stroked="f" strokeweight="1pt">
                  <v:fill opacity="32896f"/>
                  <v:stroke joinstyle="miter"/>
                </v:oval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5408" behindDoc="0" locked="0" layoutInCell="1" allowOverlap="1" wp14:anchorId="1F7F7042" wp14:editId="40D4E8B5">
                  <wp:simplePos x="0" y="0"/>
                  <wp:positionH relativeFrom="column">
                    <wp:posOffset>2680335</wp:posOffset>
                  </wp:positionH>
                  <wp:positionV relativeFrom="paragraph">
                    <wp:posOffset>160737</wp:posOffset>
                  </wp:positionV>
                  <wp:extent cx="771276" cy="643476"/>
                  <wp:effectExtent l="0" t="0" r="0" b="4445"/>
                  <wp:wrapNone/>
                  <wp:docPr id="1893951872" name="Oval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71276" cy="643476"/>
                          </a:xfrm>
                          <a:prstGeom prst="ellipse">
                            <a:avLst/>
                          </a:prstGeom>
                          <a:solidFill>
                            <a:srgbClr val="E8E8E8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oval w14:anchorId="2C64E06F" id="Oval 4" o:spid="_x0000_s1026" style="position:absolute;margin-left:211.05pt;margin-top:12.65pt;width:60.75pt;height:50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" fillcolor="#e8e8e8" stroked="f" strokeweight="1pt">
                  <v:fill opacity="32896f"/>
                  <v:stroke joinstyle="miter"/>
                </v:oval>
              </w:pict>
            </mc:Fallback>
          </mc:AlternateContent>
        </w:r>
      </w:ins>
      <w:ins w:id="231" w:author="Basso, Marta" w:date="2025-01-16T10:25:00Z" w16du:dateUtc="2025-01-16T18:25:00Z"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0C1EE98C" wp14:editId="02EF15D9">
                  <wp:simplePos x="0" y="0"/>
                  <wp:positionH relativeFrom="column">
                    <wp:posOffset>3204210</wp:posOffset>
                  </wp:positionH>
                  <wp:positionV relativeFrom="paragraph">
                    <wp:posOffset>160131</wp:posOffset>
                  </wp:positionV>
                  <wp:extent cx="771276" cy="643476"/>
                  <wp:effectExtent l="0" t="0" r="0" b="4445"/>
                  <wp:wrapNone/>
                  <wp:docPr id="867835468" name="Oval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71276" cy="643476"/>
                          </a:xfrm>
                          <a:prstGeom prst="ellipse">
                            <a:avLst/>
                          </a:prstGeom>
                          <a:solidFill>
                            <a:srgbClr val="E8E8E8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oval w14:anchorId="5B562C98" id="Oval 4" o:spid="_x0000_s1026" style="position:absolute;margin-left:252.3pt;margin-top:12.6pt;width:60.75pt;height:50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" fillcolor="#e8e8e8" stroked="f" strokeweight="1pt">
                  <v:fill opacity="32896f"/>
                  <v:stroke joinstyle="miter"/>
                </v:oval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79BCE60B" wp14:editId="51CA52F1">
                  <wp:simplePos x="0" y="0"/>
                  <wp:positionH relativeFrom="column">
                    <wp:posOffset>2726690</wp:posOffset>
                  </wp:positionH>
                  <wp:positionV relativeFrom="paragraph">
                    <wp:posOffset>1353185</wp:posOffset>
                  </wp:positionV>
                  <wp:extent cx="644056" cy="604299"/>
                  <wp:effectExtent l="19050" t="19050" r="22860" b="24765"/>
                  <wp:wrapNone/>
                  <wp:docPr id="2108998452" name="Oval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44056" cy="604299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oval w14:anchorId="3228F368" id="Oval 3" o:spid="_x0000_s1026" style="position:absolute;margin-left:214.7pt;margin-top:106.55pt;width:50.7pt;height:47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" filled="f" strokecolor="red" strokeweight="2.25pt">
                  <v:stroke joinstyle="miter"/>
                </v:oval>
              </w:pict>
            </mc:Fallback>
          </mc:AlternateContent>
        </w:r>
        <w:r>
          <w:rPr>
            <w:noProof/>
          </w:rPr>
          <w:drawing>
            <wp:inline distT="0" distB="0" distL="0" distR="0" wp14:anchorId="137767B4" wp14:editId="4B7D416B">
              <wp:extent cx="1871804" cy="2107096"/>
              <wp:effectExtent l="0" t="0" r="0" b="7620"/>
              <wp:docPr id="40829937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 noChangeArrowheads="1"/>
                      </pic:cNvPicPr>
                    </pic:nvPicPr>
                    <pic:blipFill>
                      <a:blip r:embed="rId20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877421" cy="211342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w:r>
      </w:ins>
    </w:p>
    <w:p w14:paraId="78A8185B" w14:textId="77777777" w:rsidR="00E32F56" w:rsidRPr="00E32F56" w:rsidRDefault="00E32F56" w:rsidP="00E32F56">
      <w:pPr>
        <w:rPr>
          <w:ins w:id="232" w:author="Basso, Marta" w:date="2025-01-16T10:19:00Z" w16du:dateUtc="2025-01-16T18:19:00Z"/>
        </w:rPr>
        <w:pPrChange w:id="233" w:author="Basso, Marta" w:date="2025-01-16T10:24:00Z" w16du:dateUtc="2025-01-16T18:24:00Z">
          <w:pPr>
            <w:pStyle w:val="Heading3"/>
          </w:pPr>
        </w:pPrChange>
      </w:pPr>
    </w:p>
    <w:p w14:paraId="7633B9D1" w14:textId="24E68CD8" w:rsidR="003D550B" w:rsidRDefault="003D550B" w:rsidP="003D550B">
      <w:pPr>
        <w:pStyle w:val="ListParagraph"/>
        <w:numPr>
          <w:ilvl w:val="0"/>
          <w:numId w:val="6"/>
        </w:numPr>
        <w:rPr>
          <w:ins w:id="234" w:author="Basso, Marta" w:date="2025-01-16T10:20:00Z" w16du:dateUtc="2025-01-16T18:20:00Z"/>
        </w:rPr>
      </w:pPr>
      <w:ins w:id="235" w:author="Basso, Marta" w:date="2025-01-16T10:19:00Z" w16du:dateUtc="2025-01-16T18:19:00Z">
        <w:r>
          <w:t xml:space="preserve">Using the hobo software, </w:t>
        </w:r>
      </w:ins>
      <w:ins w:id="236" w:author="Basso, Marta" w:date="2025-01-16T10:20:00Z" w16du:dateUtc="2025-01-16T18:20:00Z">
        <w:r>
          <w:t>launch the logger.</w:t>
        </w:r>
      </w:ins>
    </w:p>
    <w:p w14:paraId="72752D20" w14:textId="178EECBA" w:rsidR="00E32F56" w:rsidRDefault="00E32F56" w:rsidP="003D550B">
      <w:pPr>
        <w:pStyle w:val="ListParagraph"/>
        <w:numPr>
          <w:ilvl w:val="1"/>
          <w:numId w:val="6"/>
        </w:numPr>
        <w:rPr>
          <w:ins w:id="237" w:author="Basso, Marta" w:date="2025-01-16T10:26:00Z" w16du:dateUtc="2025-01-16T18:26:00Z"/>
        </w:rPr>
      </w:pPr>
      <w:ins w:id="238" w:author="Basso, Marta" w:date="2025-01-16T10:26:00Z" w16du:dateUtc="2025-01-16T18:26:00Z">
        <w:r>
          <w:t>You will need to press the level in the coupl</w:t>
        </w:r>
      </w:ins>
      <w:ins w:id="239" w:author="Basso, Marta" w:date="2025-01-16T10:27:00Z" w16du:dateUtc="2025-01-16T18:27:00Z">
        <w:r>
          <w:t>er to connect the data logger</w:t>
        </w:r>
      </w:ins>
    </w:p>
    <w:p w14:paraId="181C2B85" w14:textId="522F0F92" w:rsidR="003D550B" w:rsidRPr="003D550B" w:rsidRDefault="003D550B" w:rsidP="003D550B">
      <w:pPr>
        <w:pStyle w:val="ListParagraph"/>
        <w:numPr>
          <w:ilvl w:val="1"/>
          <w:numId w:val="6"/>
        </w:numPr>
        <w:rPr>
          <w:ins w:id="240" w:author="Basso, Marta" w:date="2025-01-16T10:11:00Z" w16du:dateUtc="2025-01-16T18:11:00Z"/>
        </w:rPr>
        <w:pPrChange w:id="241" w:author="Basso, Marta" w:date="2025-01-16T10:20:00Z" w16du:dateUtc="2025-01-16T18:20:00Z">
          <w:pPr>
            <w:pStyle w:val="Heading3"/>
          </w:pPr>
        </w:pPrChange>
      </w:pPr>
      <w:ins w:id="242" w:author="Basso, Marta" w:date="2025-01-16T10:20:00Z" w16du:dateUtc="2025-01-16T18:20:00Z">
        <w:r>
          <w:t>You will be sure the logger is launched wh</w:t>
        </w:r>
      </w:ins>
      <w:ins w:id="243" w:author="Basso, Marta" w:date="2025-01-16T10:21:00Z" w16du:dateUtc="2025-01-16T18:21:00Z">
        <w:r>
          <w:t xml:space="preserve">en you can see an intermittent light on it. </w:t>
        </w:r>
      </w:ins>
    </w:p>
    <w:p w14:paraId="7625C62E" w14:textId="15831AF8" w:rsidR="003D550B" w:rsidRPr="003D550B" w:rsidRDefault="003D550B" w:rsidP="003D550B">
      <w:pPr>
        <w:jc w:val="center"/>
        <w:rPr>
          <w:ins w:id="244" w:author="Basso, Marta" w:date="2025-01-16T10:11:00Z" w16du:dateUtc="2025-01-16T18:11:00Z"/>
        </w:rPr>
        <w:pPrChange w:id="245" w:author="Basso, Marta" w:date="2025-01-16T10:12:00Z" w16du:dateUtc="2025-01-16T18:12:00Z">
          <w:pPr>
            <w:pStyle w:val="Heading3"/>
          </w:pPr>
        </w:pPrChange>
      </w:pPr>
    </w:p>
    <w:p w14:paraId="7C272A49" w14:textId="5DA2A93C" w:rsidR="003D550B" w:rsidRDefault="003D550B" w:rsidP="003D550B">
      <w:pPr>
        <w:pStyle w:val="ListParagraph"/>
        <w:numPr>
          <w:ilvl w:val="0"/>
          <w:numId w:val="6"/>
        </w:numPr>
        <w:rPr>
          <w:ins w:id="246" w:author="Basso, Marta" w:date="2025-01-16T10:15:00Z" w16du:dateUtc="2025-01-16T18:15:00Z"/>
        </w:rPr>
      </w:pPr>
      <w:ins w:id="247" w:author="Basso, Marta" w:date="2025-01-16T10:15:00Z" w16du:dateUtc="2025-01-16T18:15:00Z">
        <w:r>
          <w:t>Depending on the rain gauge model:</w:t>
        </w:r>
      </w:ins>
    </w:p>
    <w:p w14:paraId="410DB095" w14:textId="6772A492" w:rsidR="003D550B" w:rsidRDefault="003D550B" w:rsidP="003D550B">
      <w:pPr>
        <w:pStyle w:val="ListParagraph"/>
        <w:numPr>
          <w:ilvl w:val="1"/>
          <w:numId w:val="6"/>
        </w:numPr>
        <w:rPr>
          <w:ins w:id="248" w:author="Basso, Marta" w:date="2025-01-16T10:18:00Z" w16du:dateUtc="2025-01-16T18:18:00Z"/>
        </w:rPr>
      </w:pPr>
      <w:ins w:id="249" w:author="Basso, Marta" w:date="2025-01-16T10:15:00Z" w16du:dateUtc="2025-01-16T18:15:00Z">
        <w:r>
          <w:rPr>
            <w:b/>
            <w:bCs/>
          </w:rPr>
          <w:t>RG3</w:t>
        </w:r>
        <w:r>
          <w:t xml:space="preserve">: pour </w:t>
        </w:r>
      </w:ins>
      <w:ins w:id="250" w:author="Basso, Marta" w:date="2025-01-16T10:16:00Z" w16du:dateUtc="2025-01-16T18:16:00Z">
        <w:r>
          <w:t>exactly 473 ml of water into the bottle (Figure)</w:t>
        </w:r>
      </w:ins>
      <w:ins w:id="251" w:author="Basso, Marta" w:date="2025-01-16T10:17:00Z" w16du:dateUtc="2025-01-16T18:17:00Z">
        <w:r>
          <w:t>.</w:t>
        </w:r>
      </w:ins>
    </w:p>
    <w:p w14:paraId="43212B4C" w14:textId="23C54385" w:rsidR="003D550B" w:rsidRDefault="003D550B" w:rsidP="003D550B">
      <w:pPr>
        <w:pStyle w:val="ListParagraph"/>
        <w:numPr>
          <w:ilvl w:val="2"/>
          <w:numId w:val="6"/>
        </w:numPr>
        <w:rPr>
          <w:ins w:id="252" w:author="Basso, Marta" w:date="2025-01-16T10:17:00Z" w16du:dateUtc="2025-01-16T18:17:00Z"/>
        </w:rPr>
        <w:pPrChange w:id="253" w:author="Basso, Marta" w:date="2025-01-16T10:18:00Z" w16du:dateUtc="2025-01-16T18:18:00Z">
          <w:pPr>
            <w:pStyle w:val="ListParagraph"/>
            <w:numPr>
              <w:ilvl w:val="1"/>
              <w:numId w:val="6"/>
            </w:numPr>
            <w:ind w:left="1440" w:hanging="360"/>
          </w:pPr>
        </w:pPrChange>
      </w:pPr>
      <w:ins w:id="254" w:author="Basso, Marta" w:date="2025-01-16T10:18:00Z" w16du:dateUtc="2025-01-16T18:18:00Z">
        <w:r>
          <w:t>Fill first 450 ml, and after use a pipette to fill the remaining 23 ml</w:t>
        </w:r>
      </w:ins>
      <w:ins w:id="255" w:author="Basso, Marta" w:date="2025-01-16T10:19:00Z" w16du:dateUtc="2025-01-16T18:19:00Z">
        <w:r>
          <w:t>.</w:t>
        </w:r>
      </w:ins>
    </w:p>
    <w:p w14:paraId="10B8D7FC" w14:textId="6F243DEC" w:rsidR="003D550B" w:rsidRDefault="003D550B" w:rsidP="003D550B">
      <w:pPr>
        <w:pStyle w:val="ListParagraph"/>
        <w:numPr>
          <w:ilvl w:val="1"/>
          <w:numId w:val="6"/>
        </w:numPr>
        <w:rPr>
          <w:ins w:id="256" w:author="Basso, Marta" w:date="2025-01-16T10:19:00Z" w16du:dateUtc="2025-01-16T18:19:00Z"/>
        </w:rPr>
      </w:pPr>
      <w:ins w:id="257" w:author="Basso, Marta" w:date="2025-01-16T10:17:00Z" w16du:dateUtc="2025-01-16T18:17:00Z">
        <w:r>
          <w:rPr>
            <w:b/>
            <w:bCs/>
          </w:rPr>
          <w:t>RG3-M</w:t>
        </w:r>
        <w:r>
          <w:t xml:space="preserve">: pour exactly 373 ml of water into the bottle. </w:t>
        </w:r>
      </w:ins>
    </w:p>
    <w:p w14:paraId="79E31362" w14:textId="25FA31DF" w:rsidR="003D550B" w:rsidRDefault="003D550B" w:rsidP="003D550B">
      <w:pPr>
        <w:pStyle w:val="ListParagraph"/>
        <w:numPr>
          <w:ilvl w:val="2"/>
          <w:numId w:val="6"/>
        </w:numPr>
        <w:rPr>
          <w:ins w:id="258" w:author="Basso, Marta" w:date="2025-01-16T10:12:00Z" w16du:dateUtc="2025-01-16T18:12:00Z"/>
        </w:rPr>
        <w:pPrChange w:id="259" w:author="Basso, Marta" w:date="2025-01-16T10:16:00Z" w16du:dateUtc="2025-01-16T18:16:00Z">
          <w:pPr>
            <w:pStyle w:val="ListParagraph"/>
            <w:numPr>
              <w:numId w:val="6"/>
            </w:numPr>
            <w:ind w:hanging="360"/>
          </w:pPr>
        </w:pPrChange>
      </w:pPr>
      <w:ins w:id="260" w:author="Basso, Marta" w:date="2025-01-16T10:19:00Z" w16du:dateUtc="2025-01-16T18:19:00Z">
        <w:r>
          <w:t xml:space="preserve">Fill first </w:t>
        </w:r>
        <w:r>
          <w:t>350</w:t>
        </w:r>
        <w:r>
          <w:t xml:space="preserve"> ml, and after use a pipette to fill the remaining 23 ml.</w:t>
        </w:r>
      </w:ins>
    </w:p>
    <w:p w14:paraId="24B15B3E" w14:textId="61726204" w:rsidR="003D550B" w:rsidRDefault="003D550B" w:rsidP="003D550B">
      <w:pPr>
        <w:pStyle w:val="ListParagraph"/>
        <w:jc w:val="center"/>
        <w:rPr>
          <w:ins w:id="261" w:author="Basso, Marta" w:date="2025-01-16T10:19:00Z" w16du:dateUtc="2025-01-16T18:19:00Z"/>
        </w:rPr>
      </w:pPr>
      <w:ins w:id="262" w:author="Basso, Marta" w:date="2025-01-16T10:12:00Z" w16du:dateUtc="2025-01-16T18:12:00Z">
        <w:r>
          <w:rPr>
            <w:noProof/>
          </w:rPr>
          <w:drawing>
            <wp:inline distT="0" distB="0" distL="0" distR="0" wp14:anchorId="33A7B551" wp14:editId="5718619B">
              <wp:extent cx="1478943" cy="1971235"/>
              <wp:effectExtent l="0" t="0" r="6985" b="0"/>
              <wp:docPr id="2094506650" name="Picture 1" descr="A hand holding a white plastic container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94506650" name="Picture 1" descr="A hand holding a white plastic container&#10;&#10;Description automatically generated"/>
                      <pic:cNvPicPr>
                        <a:picLocks noChangeAspect="1" noChangeArrowheads="1"/>
                      </pic:cNvPicPr>
                    </pic:nvPicPr>
                    <pic:blipFill>
                      <a:blip r:embed="rId2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85752" cy="198031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w:r>
      </w:ins>
    </w:p>
    <w:p w14:paraId="7BD28C19" w14:textId="77777777" w:rsidR="003D550B" w:rsidRDefault="003D550B" w:rsidP="003D550B">
      <w:pPr>
        <w:pStyle w:val="ListParagraph"/>
        <w:jc w:val="center"/>
        <w:rPr>
          <w:ins w:id="263" w:author="Basso, Marta" w:date="2025-01-16T10:19:00Z" w16du:dateUtc="2025-01-16T18:19:00Z"/>
        </w:rPr>
      </w:pPr>
    </w:p>
    <w:p w14:paraId="6BD946A1" w14:textId="4599039C" w:rsidR="003D550B" w:rsidRDefault="00E32F56" w:rsidP="003D550B">
      <w:pPr>
        <w:pStyle w:val="ListParagraph"/>
        <w:numPr>
          <w:ilvl w:val="0"/>
          <w:numId w:val="6"/>
        </w:numPr>
        <w:rPr>
          <w:ins w:id="264" w:author="Basso, Marta" w:date="2025-01-16T10:28:00Z" w16du:dateUtc="2025-01-16T18:28:00Z"/>
        </w:rPr>
      </w:pPr>
      <w:ins w:id="265" w:author="Basso, Marta" w:date="2025-01-16T10:21:00Z" w16du:dateUtc="2025-01-16T18:21:00Z">
        <w:r>
          <w:t xml:space="preserve">When the water runs out, reconnect the </w:t>
        </w:r>
      </w:ins>
      <w:ins w:id="266" w:author="Basso, Marta" w:date="2025-01-16T10:27:00Z" w16du:dateUtc="2025-01-16T18:27:00Z">
        <w:r>
          <w:t>data logger and launch the program.</w:t>
        </w:r>
      </w:ins>
    </w:p>
    <w:p w14:paraId="73327189" w14:textId="77777777" w:rsidR="00E32F56" w:rsidRDefault="00E32F56" w:rsidP="00E32F56">
      <w:pPr>
        <w:pStyle w:val="ListParagraph"/>
        <w:rPr>
          <w:ins w:id="267" w:author="Basso, Marta" w:date="2025-01-16T10:27:00Z" w16du:dateUtc="2025-01-16T18:27:00Z"/>
        </w:rPr>
        <w:pPrChange w:id="268" w:author="Basso, Marta" w:date="2025-01-16T10:28:00Z" w16du:dateUtc="2025-01-16T18:28:00Z">
          <w:pPr>
            <w:pStyle w:val="ListParagraph"/>
            <w:numPr>
              <w:numId w:val="6"/>
            </w:numPr>
            <w:ind w:hanging="360"/>
          </w:pPr>
        </w:pPrChange>
      </w:pPr>
    </w:p>
    <w:p w14:paraId="24E3F8D6" w14:textId="21D56AA7" w:rsidR="00E32F56" w:rsidRDefault="00E32F56" w:rsidP="00E32F56">
      <w:pPr>
        <w:pStyle w:val="ListParagraph"/>
        <w:numPr>
          <w:ilvl w:val="0"/>
          <w:numId w:val="6"/>
        </w:numPr>
        <w:rPr>
          <w:ins w:id="269" w:author="Basso, Marta" w:date="2025-01-16T10:28:00Z" w16du:dateUtc="2025-01-16T18:28:00Z"/>
        </w:rPr>
      </w:pPr>
      <w:ins w:id="270" w:author="Basso, Marta" w:date="2025-01-16T10:27:00Z" w16du:dateUtc="2025-01-16T18:27:00Z">
        <w:r>
          <w:t xml:space="preserve">Successful field calibration should result in </w:t>
        </w:r>
        <w:r>
          <w:rPr>
            <w:b/>
            <w:bCs/>
          </w:rPr>
          <w:t>100 ti</w:t>
        </w:r>
      </w:ins>
      <w:ins w:id="271" w:author="Basso, Marta" w:date="2025-01-16T10:28:00Z" w16du:dateUtc="2025-01-16T18:28:00Z">
        <w:r>
          <w:rPr>
            <w:b/>
            <w:bCs/>
          </w:rPr>
          <w:t>ps +- 2</w:t>
        </w:r>
        <w:r>
          <w:t>.</w:t>
        </w:r>
      </w:ins>
    </w:p>
    <w:p w14:paraId="2BE70821" w14:textId="77777777" w:rsidR="00E32F56" w:rsidRDefault="00E32F56" w:rsidP="00E32F56">
      <w:pPr>
        <w:pStyle w:val="ListParagraph"/>
        <w:rPr>
          <w:ins w:id="272" w:author="Basso, Marta" w:date="2025-01-16T10:28:00Z" w16du:dateUtc="2025-01-16T18:28:00Z"/>
        </w:rPr>
        <w:pPrChange w:id="273" w:author="Basso, Marta" w:date="2025-01-16T10:28:00Z" w16du:dateUtc="2025-01-16T18:28:00Z">
          <w:pPr>
            <w:pStyle w:val="ListParagraph"/>
            <w:numPr>
              <w:numId w:val="6"/>
            </w:numPr>
            <w:ind w:hanging="360"/>
          </w:pPr>
        </w:pPrChange>
      </w:pPr>
    </w:p>
    <w:p w14:paraId="12A7013C" w14:textId="77777777" w:rsidR="00E32F56" w:rsidRDefault="00E32F56" w:rsidP="00E32F56">
      <w:pPr>
        <w:pStyle w:val="ListParagraph"/>
        <w:rPr>
          <w:ins w:id="274" w:author="Basso, Marta" w:date="2025-01-16T10:28:00Z" w16du:dateUtc="2025-01-16T18:28:00Z"/>
        </w:rPr>
        <w:pPrChange w:id="275" w:author="Basso, Marta" w:date="2025-01-16T10:28:00Z" w16du:dateUtc="2025-01-16T18:28:00Z">
          <w:pPr>
            <w:pStyle w:val="ListParagraph"/>
            <w:numPr>
              <w:numId w:val="6"/>
            </w:numPr>
            <w:ind w:hanging="360"/>
          </w:pPr>
        </w:pPrChange>
      </w:pPr>
    </w:p>
    <w:p w14:paraId="150B54CE" w14:textId="476AF3A6" w:rsidR="00E32F56" w:rsidRDefault="00E32F56" w:rsidP="00E32F56">
      <w:pPr>
        <w:pStyle w:val="ListParagraph"/>
        <w:numPr>
          <w:ilvl w:val="0"/>
          <w:numId w:val="6"/>
        </w:numPr>
        <w:jc w:val="both"/>
        <w:rPr>
          <w:ins w:id="276" w:author="Basso, Marta" w:date="2025-01-16T10:29:00Z" w16du:dateUtc="2025-01-16T18:29:00Z"/>
        </w:rPr>
      </w:pPr>
      <w:ins w:id="277" w:author="Basso, Marta" w:date="2025-01-16T10:28:00Z">
        <w:r w:rsidRPr="00E32F56">
          <w:t xml:space="preserve">Adjusting screws are located on the outside bottom of the Rain Gauge housing. These </w:t>
        </w:r>
        <w:proofErr w:type="gramStart"/>
        <w:r w:rsidRPr="00E32F56">
          <w:t>two socket</w:t>
        </w:r>
        <w:proofErr w:type="gramEnd"/>
        <w:r w:rsidRPr="00E32F56">
          <w:t xml:space="preserve"> head set screws require a 5/64 inch Allen wrench. Turning the screws clockwise increases the number of tips per measured amount of water. Turning the screws counterclockwise decreases the number of tips per measured amount of</w:t>
        </w:r>
      </w:ins>
      <w:ins w:id="278" w:author="Basso, Marta" w:date="2025-01-16T10:28:00Z" w16du:dateUtc="2025-01-16T18:28:00Z">
        <w:r>
          <w:t xml:space="preserve"> </w:t>
        </w:r>
      </w:ins>
      <w:ins w:id="279" w:author="Basso, Marta" w:date="2025-01-16T10:28:00Z">
        <w:r w:rsidRPr="00E32F56">
          <w:t>water. A 1/4 turn on both screws either clockwise or counterclockwise increases or decreases the number of tips by approximately one tip. Adjust both screws equally; if you turn one a half turn, then turn the other a half turn.</w:t>
        </w:r>
      </w:ins>
    </w:p>
    <w:p w14:paraId="4CFE3DD9" w14:textId="77777777" w:rsidR="00E32F56" w:rsidRDefault="00E32F56" w:rsidP="00E32F56">
      <w:pPr>
        <w:pStyle w:val="ListParagraph"/>
        <w:jc w:val="both"/>
        <w:rPr>
          <w:ins w:id="280" w:author="Basso, Marta" w:date="2025-01-16T10:28:00Z" w16du:dateUtc="2025-01-16T18:28:00Z"/>
        </w:rPr>
        <w:pPrChange w:id="281" w:author="Basso, Marta" w:date="2025-01-16T10:29:00Z" w16du:dateUtc="2025-01-16T18:29:00Z">
          <w:pPr>
            <w:pStyle w:val="ListParagraph"/>
            <w:numPr>
              <w:numId w:val="6"/>
            </w:numPr>
            <w:ind w:hanging="360"/>
            <w:jc w:val="both"/>
          </w:pPr>
        </w:pPrChange>
      </w:pPr>
    </w:p>
    <w:p w14:paraId="75CE0588" w14:textId="165310D7" w:rsidR="00E32F56" w:rsidRPr="003D550B" w:rsidRDefault="00E32F56" w:rsidP="00E32F56">
      <w:pPr>
        <w:pStyle w:val="ListParagraph"/>
        <w:numPr>
          <w:ilvl w:val="0"/>
          <w:numId w:val="6"/>
        </w:numPr>
        <w:jc w:val="both"/>
        <w:pPrChange w:id="282" w:author="Basso, Marta" w:date="2025-01-16T10:28:00Z" w16du:dateUtc="2025-01-16T18:28:00Z">
          <w:pPr>
            <w:pStyle w:val="ListParagraph"/>
            <w:numPr>
              <w:numId w:val="2"/>
            </w:numPr>
            <w:ind w:hanging="360"/>
          </w:pPr>
        </w:pPrChange>
      </w:pPr>
      <w:ins w:id="283" w:author="Basso, Marta" w:date="2025-01-16T10:28:00Z" w16du:dateUtc="2025-01-16T18:28:00Z">
        <w:r>
          <w:t>Repeat ste</w:t>
        </w:r>
      </w:ins>
      <w:ins w:id="284" w:author="Basso, Marta" w:date="2025-01-16T10:29:00Z" w16du:dateUtc="2025-01-16T18:29:00Z">
        <w:r>
          <w:t>ps 3-5 until the rain gauge has been successfully calibrated.</w:t>
        </w:r>
      </w:ins>
    </w:p>
    <w:sectPr w:rsidR="00E32F56" w:rsidRPr="003D55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9" w:author="Cole, Ryan P" w:date="2025-01-07T10:04:00Z" w:initials="RC">
    <w:p w14:paraId="41A026D1" w14:textId="77777777" w:rsidR="0073697C" w:rsidRDefault="0073697C" w:rsidP="0073697C">
      <w:pPr>
        <w:pStyle w:val="CommentText"/>
      </w:pPr>
      <w:r>
        <w:rPr>
          <w:rStyle w:val="CommentReference"/>
        </w:rPr>
        <w:annotationRef/>
      </w:r>
      <w:r>
        <w:t>What label size and make sure they are waterproof labels.</w:t>
      </w:r>
    </w:p>
  </w:comment>
  <w:comment w:id="21" w:author="Cole, Ryan P" w:date="2025-01-07T10:04:00Z" w:initials="RC">
    <w:p w14:paraId="4AA16801" w14:textId="77777777" w:rsidR="0073697C" w:rsidRDefault="0073697C" w:rsidP="0073697C">
      <w:pPr>
        <w:pStyle w:val="CommentText"/>
      </w:pPr>
      <w:r>
        <w:rPr>
          <w:rStyle w:val="CommentReference"/>
        </w:rPr>
        <w:annotationRef/>
      </w:r>
      <w:r>
        <w:t>Where to label the bottle? Pics?</w:t>
      </w:r>
    </w:p>
  </w:comment>
  <w:comment w:id="49" w:author="McCredie, Katherine E" w:date="2025-01-06T13:31:00Z" w:initials="KM">
    <w:p w14:paraId="07AAEF01" w14:textId="7851486D" w:rsidR="00B109E4" w:rsidRDefault="00B109E4" w:rsidP="00B109E4">
      <w:pPr>
        <w:pStyle w:val="CommentText"/>
      </w:pPr>
      <w:r>
        <w:rPr>
          <w:rStyle w:val="CommentReference"/>
        </w:rPr>
        <w:annotationRef/>
      </w:r>
      <w:r>
        <w:t>I would just weigh without the lid - each Isco lid is slightly different and this way, you won’ have to keep track of the lid after filtering</w:t>
      </w:r>
    </w:p>
  </w:comment>
  <w:comment w:id="50" w:author="Basso, Marta" w:date="2025-01-09T10:22:00Z" w:initials="MB">
    <w:p w14:paraId="668F7FD7" w14:textId="77777777" w:rsidR="00CF0666" w:rsidRDefault="00CF0666" w:rsidP="00CF0666">
      <w:pPr>
        <w:pStyle w:val="CommentText"/>
      </w:pPr>
      <w:r>
        <w:rPr>
          <w:rStyle w:val="CommentReference"/>
        </w:rPr>
        <w:annotationRef/>
      </w:r>
      <w:r>
        <w:t>Ok has sense, have to be sure that we need to weigh the bottles without the lid also before filtering</w:t>
      </w:r>
    </w:p>
  </w:comment>
  <w:comment w:id="53" w:author="McCredie, Katherine E" w:date="2025-01-06T13:31:00Z" w:initials="KM">
    <w:p w14:paraId="05827288" w14:textId="5ABEEFEF" w:rsidR="00B109E4" w:rsidRDefault="00B109E4" w:rsidP="00B109E4">
      <w:pPr>
        <w:pStyle w:val="CommentText"/>
      </w:pPr>
      <w:r>
        <w:rPr>
          <w:rStyle w:val="CommentReference"/>
        </w:rPr>
        <w:annotationRef/>
      </w:r>
      <w:r>
        <w:t>Where are your recording this information? In a meta-table? If so, where is the table stored? Is it electronic or printed?</w:t>
      </w:r>
    </w:p>
  </w:comment>
  <w:comment w:id="54" w:author="Basso, Marta" w:date="2025-01-09T10:23:00Z" w:initials="MB">
    <w:p w14:paraId="22744752" w14:textId="77777777" w:rsidR="00CF0666" w:rsidRDefault="00CF0666" w:rsidP="00CF0666">
      <w:pPr>
        <w:pStyle w:val="CommentText"/>
      </w:pPr>
      <w:r>
        <w:rPr>
          <w:rStyle w:val="CommentReference"/>
        </w:rPr>
        <w:annotationRef/>
      </w:r>
      <w:r>
        <w:t>Electronic</w:t>
      </w:r>
      <w:r>
        <w:rPr>
          <w:b/>
          <w:bCs/>
        </w:rPr>
        <w:t xml:space="preserve"> need to add the folder where the excel is stored</w:t>
      </w:r>
    </w:p>
  </w:comment>
  <w:comment w:id="105" w:author="Cole, Ryan P" w:date="2025-01-07T10:07:00Z" w:initials="RC">
    <w:p w14:paraId="36A55BC2" w14:textId="5085F11A" w:rsidR="0073697C" w:rsidRDefault="0073697C" w:rsidP="0073697C">
      <w:pPr>
        <w:pStyle w:val="CommentText"/>
      </w:pPr>
      <w:r>
        <w:rPr>
          <w:rStyle w:val="CommentReference"/>
        </w:rPr>
        <w:annotationRef/>
      </w:r>
      <w:r>
        <w:t>This might be something we need to do in the field if the hose falls off. Might need to add this step to the field visit.</w:t>
      </w:r>
    </w:p>
  </w:comment>
  <w:comment w:id="106" w:author="Basso, Marta" w:date="2025-01-09T10:25:00Z" w:initials="MB">
    <w:p w14:paraId="7D8983B0" w14:textId="77777777" w:rsidR="00CF0666" w:rsidRDefault="00CF0666" w:rsidP="00CF0666">
      <w:pPr>
        <w:pStyle w:val="CommentText"/>
      </w:pPr>
      <w:r>
        <w:rPr>
          <w:rStyle w:val="CommentReference"/>
        </w:rPr>
        <w:annotationRef/>
      </w:r>
      <w:r>
        <w:t>When the hose is shaped, it will not go back to its original form. In the field we just need to apply a little bit of pressure and it works</w:t>
      </w:r>
    </w:p>
  </w:comment>
  <w:comment w:id="139" w:author="Cole, Ryan P" w:date="2025-01-07T10:08:00Z" w:initials="RC">
    <w:p w14:paraId="511D2699" w14:textId="54479806" w:rsidR="0073697C" w:rsidRDefault="0073697C" w:rsidP="0073697C">
      <w:pPr>
        <w:pStyle w:val="CommentText"/>
      </w:pPr>
      <w:r>
        <w:rPr>
          <w:rStyle w:val="CommentReference"/>
        </w:rPr>
        <w:annotationRef/>
      </w:r>
      <w:r>
        <w:t>How are we recording these tests? And how do we set them up?</w:t>
      </w:r>
    </w:p>
  </w:comment>
  <w:comment w:id="140" w:author="Basso, Marta" w:date="2025-01-09T10:26:00Z" w:initials="MB">
    <w:p w14:paraId="57045455" w14:textId="77777777" w:rsidR="00CF0666" w:rsidRDefault="00CF0666" w:rsidP="00CF0666">
      <w:pPr>
        <w:pStyle w:val="CommentText"/>
      </w:pPr>
      <w:r>
        <w:rPr>
          <w:rStyle w:val="CommentReference"/>
        </w:rPr>
        <w:annotationRef/>
      </w:r>
      <w:r>
        <w:t>@Humyra</w:t>
      </w:r>
    </w:p>
  </w:comment>
  <w:comment w:id="156" w:author="Cole, Ryan P" w:date="2025-01-07T10:09:00Z" w:initials="RC">
    <w:p w14:paraId="17A780B2" w14:textId="2BADF3D4" w:rsidR="0073697C" w:rsidRDefault="0073697C" w:rsidP="0073697C">
      <w:pPr>
        <w:pStyle w:val="CommentText"/>
      </w:pPr>
      <w:r>
        <w:rPr>
          <w:rStyle w:val="CommentReference"/>
        </w:rPr>
        <w:annotationRef/>
      </w:r>
      <w:r>
        <w:t>Needs way more detail - what size holes, what bits to use, safety equipment, where to drill the holes, etc.</w:t>
      </w:r>
    </w:p>
  </w:comment>
  <w:comment w:id="157" w:author="Cole, Ryan P" w:date="2025-01-07T10:10:00Z" w:initials="RC">
    <w:p w14:paraId="1DA11BD5" w14:textId="77777777" w:rsidR="0073697C" w:rsidRDefault="0073697C" w:rsidP="0073697C">
      <w:pPr>
        <w:pStyle w:val="CommentText"/>
      </w:pPr>
      <w:r>
        <w:rPr>
          <w:rStyle w:val="CommentReference"/>
        </w:rPr>
        <w:annotationRef/>
      </w:r>
      <w:r>
        <w:t>Pics!</w:t>
      </w:r>
    </w:p>
  </w:comment>
  <w:comment w:id="158" w:author="McCredie, Katherine E" w:date="2025-01-06T13:33:00Z" w:initials="KM">
    <w:p w14:paraId="6C3A795B" w14:textId="6F26B6E7" w:rsidR="00B109E4" w:rsidRDefault="00B109E4" w:rsidP="00B109E4">
      <w:pPr>
        <w:pStyle w:val="CommentText"/>
      </w:pPr>
      <w:r>
        <w:rPr>
          <w:rStyle w:val="CommentReference"/>
        </w:rPr>
        <w:annotationRef/>
      </w:r>
      <w:r>
        <w:t>How? What sensors are you using (i.e., what data are you collecting with the sondes)? What type of sondes (EXO3). Other details here??</w:t>
      </w:r>
    </w:p>
  </w:comment>
  <w:comment w:id="159" w:author="Cole, Ryan P" w:date="2025-01-07T10:10:00Z" w:initials="RC">
    <w:p w14:paraId="0F3D405C" w14:textId="77777777" w:rsidR="0073697C" w:rsidRDefault="0073697C" w:rsidP="0073697C">
      <w:pPr>
        <w:pStyle w:val="CommentText"/>
      </w:pPr>
      <w:r>
        <w:rPr>
          <w:rStyle w:val="CommentReference"/>
        </w:rPr>
        <w:annotationRef/>
      </w:r>
      <w:r>
        <w:t>Also, you have to communicate with Tyler when you plan on using sondes as we might have some set aside for other projects!</w:t>
      </w:r>
    </w:p>
  </w:comment>
  <w:comment w:id="161" w:author="McCredie, Katherine E" w:date="2025-01-06T13:33:00Z" w:initials="KM">
    <w:p w14:paraId="6B899ABD" w14:textId="15A31A7E" w:rsidR="00B109E4" w:rsidRDefault="00B109E4" w:rsidP="00B109E4">
      <w:pPr>
        <w:pStyle w:val="CommentText"/>
      </w:pPr>
      <w:r>
        <w:rPr>
          <w:rStyle w:val="CommentReference"/>
        </w:rPr>
        <w:annotationRef/>
      </w:r>
      <w:r>
        <w:t xml:space="preserve">What size? How long? Diameter? Would suggest adding a picture </w:t>
      </w:r>
    </w:p>
  </w:comment>
  <w:comment w:id="174" w:author="McCredie, Katherine E" w:date="2025-01-06T13:33:00Z" w:initials="KM">
    <w:p w14:paraId="555D12D9" w14:textId="77777777" w:rsidR="00B109E4" w:rsidRDefault="00B109E4" w:rsidP="00B109E4">
      <w:pPr>
        <w:pStyle w:val="CommentText"/>
      </w:pPr>
      <w:r>
        <w:rPr>
          <w:rStyle w:val="CommentReference"/>
        </w:rPr>
        <w:annotationRef/>
      </w:r>
      <w:r>
        <w:t xml:space="preserve">How? </w:t>
      </w:r>
    </w:p>
  </w:comment>
  <w:comment w:id="179" w:author="Bogaart, Manon" w:date="2024-12-17T15:56:00Z" w:initials="MB">
    <w:p w14:paraId="439B8251" w14:textId="2F51BA2B" w:rsidR="00C367BE" w:rsidRDefault="00C367BE" w:rsidP="00C367BE">
      <w:pPr>
        <w:pStyle w:val="CommentText"/>
      </w:pPr>
      <w:r>
        <w:rPr>
          <w:rStyle w:val="CommentReference"/>
        </w:rPr>
        <w:annotationRef/>
      </w:r>
      <w:r>
        <w:t xml:space="preserve">This should not be done before leaving. It should be done at the location for the levellogger, I figured this out together with Ryan and Tyler. Because the air pressure is different between the before leaving and the location. The levellogger probably sets the value to 0 for the pressure while launching. If your location has a higher elevation then where you launched it, you could end up with negative waterlevel values. </w:t>
      </w:r>
      <w:r>
        <w:br/>
      </w:r>
      <w:r>
        <w:br/>
        <w:t>Therefore, I removed it out of the “Before leaving”.</w:t>
      </w:r>
    </w:p>
  </w:comment>
  <w:comment w:id="209" w:author="Basso, Marta" w:date="2025-01-16T10:36:00Z" w:initials="MB">
    <w:p w14:paraId="3746C731" w14:textId="77777777" w:rsidR="003E4361" w:rsidRDefault="003E4361" w:rsidP="003E4361">
      <w:pPr>
        <w:pStyle w:val="CommentText"/>
      </w:pPr>
      <w:r>
        <w:rPr>
          <w:rStyle w:val="CommentReference"/>
        </w:rPr>
        <w:annotationRef/>
      </w:r>
      <w:r>
        <w:t>Right now the file is empty</w:t>
      </w:r>
    </w:p>
  </w:comment>
  <w:comment w:id="215" w:author="Cole, Ryan P" w:date="2025-01-07T10:11:00Z" w:initials="RC">
    <w:p w14:paraId="5A156BF6" w14:textId="31E4D0D3" w:rsidR="0073697C" w:rsidRDefault="0073697C" w:rsidP="0073697C">
      <w:pPr>
        <w:pStyle w:val="CommentText"/>
      </w:pPr>
      <w:r>
        <w:rPr>
          <w:rStyle w:val="CommentReference"/>
        </w:rPr>
        <w:annotationRef/>
      </w:r>
      <w:r>
        <w:t>TODO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41A026D1" w15:done="1"/>
  <w15:commentEx w15:paraId="4AA16801" w15:done="1"/>
  <w15:commentEx w15:paraId="07AAEF01" w15:done="0"/>
  <w15:commentEx w15:paraId="668F7FD7" w15:paraIdParent="07AAEF01" w15:done="0"/>
  <w15:commentEx w15:paraId="05827288" w15:done="1"/>
  <w15:commentEx w15:paraId="22744752" w15:paraIdParent="05827288" w15:done="1"/>
  <w15:commentEx w15:paraId="36A55BC2" w15:done="0"/>
  <w15:commentEx w15:paraId="7D8983B0" w15:paraIdParent="36A55BC2" w15:done="0"/>
  <w15:commentEx w15:paraId="511D2699" w15:done="0"/>
  <w15:commentEx w15:paraId="57045455" w15:paraIdParent="511D2699" w15:done="0"/>
  <w15:commentEx w15:paraId="17A780B2" w15:done="0"/>
  <w15:commentEx w15:paraId="1DA11BD5" w15:paraIdParent="17A780B2" w15:done="0"/>
  <w15:commentEx w15:paraId="6C3A795B" w15:done="0"/>
  <w15:commentEx w15:paraId="0F3D405C" w15:paraIdParent="6C3A795B" w15:done="0"/>
  <w15:commentEx w15:paraId="6B899ABD" w15:done="0"/>
  <w15:commentEx w15:paraId="555D12D9" w15:done="0"/>
  <w15:commentEx w15:paraId="439B8251" w15:done="0"/>
  <w15:commentEx w15:paraId="3746C731" w15:done="0"/>
  <w15:commentEx w15:paraId="5A156BF6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761B93DF" w16cex:dateUtc="2025-01-07T18:04:00Z"/>
  <w16cex:commentExtensible w16cex:durableId="471CF477" w16cex:dateUtc="2025-01-07T18:04:00Z"/>
  <w16cex:commentExtensible w16cex:durableId="44EA68C1" w16cex:dateUtc="2025-01-06T21:31:00Z"/>
  <w16cex:commentExtensible w16cex:durableId="3895FFDB" w16cex:dateUtc="2025-01-09T18:22:00Z"/>
  <w16cex:commentExtensible w16cex:durableId="46F71894" w16cex:dateUtc="2025-01-06T21:31:00Z"/>
  <w16cex:commentExtensible w16cex:durableId="3F30AF24" w16cex:dateUtc="2025-01-09T18:23:00Z"/>
  <w16cex:commentExtensible w16cex:durableId="60D64B0F" w16cex:dateUtc="2025-01-07T18:07:00Z"/>
  <w16cex:commentExtensible w16cex:durableId="31C337AD" w16cex:dateUtc="2025-01-09T18:25:00Z"/>
  <w16cex:commentExtensible w16cex:durableId="4FC7423D" w16cex:dateUtc="2025-01-07T18:08:00Z"/>
  <w16cex:commentExtensible w16cex:durableId="781F56A4" w16cex:dateUtc="2025-01-09T18:26:00Z"/>
  <w16cex:commentExtensible w16cex:durableId="39CFE523" w16cex:dateUtc="2025-01-07T18:09:00Z"/>
  <w16cex:commentExtensible w16cex:durableId="3BE55CDF" w16cex:dateUtc="2025-01-07T18:10:00Z"/>
  <w16cex:commentExtensible w16cex:durableId="5121F791" w16cex:dateUtc="2025-01-06T21:33:00Z"/>
  <w16cex:commentExtensible w16cex:durableId="582C7941" w16cex:dateUtc="2025-01-07T18:10:00Z"/>
  <w16cex:commentExtensible w16cex:durableId="03E49E85" w16cex:dateUtc="2025-01-06T21:33:00Z"/>
  <w16cex:commentExtensible w16cex:durableId="77B48DC0" w16cex:dateUtc="2025-01-06T21:33:00Z"/>
  <w16cex:commentExtensible w16cex:durableId="672C4AD9" w16cex:dateUtc="2024-12-17T23:56:00Z">
    <w16cex:extLst>
      <w16:ext w16:uri="{CE6994B0-6A32-4C9F-8C6B-6E91EDA988CE}">
        <cr:reactions xmlns:cr="http://schemas.microsoft.com/office/comments/2020/reactions">
          <cr:reaction reactionType="1">
            <cr:reactionInfo dateUtc="2024-12-27T20:08:53Z">
              <cr:user userId="S::bassom@oregonstate.edu::2a7483b0-f881-47be-92b5-056cbbab87ba" userProvider="AD" userName="Basso, Marta"/>
            </cr:reactionInfo>
          </cr:reaction>
        </cr:reactions>
      </w16:ext>
    </w16cex:extLst>
  </w16cex:commentExtensible>
  <w16cex:commentExtensible w16cex:durableId="49A226D1" w16cex:dateUtc="2025-01-16T18:36:00Z"/>
  <w16cex:commentExtensible w16cex:durableId="680388D3" w16cex:dateUtc="2025-01-07T18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41A026D1" w16cid:durableId="761B93DF"/>
  <w16cid:commentId w16cid:paraId="4AA16801" w16cid:durableId="471CF477"/>
  <w16cid:commentId w16cid:paraId="07AAEF01" w16cid:durableId="44EA68C1"/>
  <w16cid:commentId w16cid:paraId="668F7FD7" w16cid:durableId="3895FFDB"/>
  <w16cid:commentId w16cid:paraId="05827288" w16cid:durableId="46F71894"/>
  <w16cid:commentId w16cid:paraId="22744752" w16cid:durableId="3F30AF24"/>
  <w16cid:commentId w16cid:paraId="36A55BC2" w16cid:durableId="60D64B0F"/>
  <w16cid:commentId w16cid:paraId="7D8983B0" w16cid:durableId="31C337AD"/>
  <w16cid:commentId w16cid:paraId="511D2699" w16cid:durableId="4FC7423D"/>
  <w16cid:commentId w16cid:paraId="57045455" w16cid:durableId="781F56A4"/>
  <w16cid:commentId w16cid:paraId="17A780B2" w16cid:durableId="39CFE523"/>
  <w16cid:commentId w16cid:paraId="1DA11BD5" w16cid:durableId="3BE55CDF"/>
  <w16cid:commentId w16cid:paraId="6C3A795B" w16cid:durableId="5121F791"/>
  <w16cid:commentId w16cid:paraId="0F3D405C" w16cid:durableId="582C7941"/>
  <w16cid:commentId w16cid:paraId="6B899ABD" w16cid:durableId="03E49E85"/>
  <w16cid:commentId w16cid:paraId="555D12D9" w16cid:durableId="77B48DC0"/>
  <w16cid:commentId w16cid:paraId="439B8251" w16cid:durableId="672C4AD9"/>
  <w16cid:commentId w16cid:paraId="3746C731" w16cid:durableId="49A226D1"/>
  <w16cid:commentId w16cid:paraId="5A156BF6" w16cid:durableId="680388D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D93418"/>
    <w:multiLevelType w:val="hybridMultilevel"/>
    <w:tmpl w:val="80C47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57A1F"/>
    <w:multiLevelType w:val="hybridMultilevel"/>
    <w:tmpl w:val="7C148FEE"/>
    <w:lvl w:ilvl="0" w:tplc="987411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3D3500"/>
    <w:multiLevelType w:val="hybridMultilevel"/>
    <w:tmpl w:val="9C60B2F4"/>
    <w:lvl w:ilvl="0" w:tplc="75B894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6662B90"/>
    <w:multiLevelType w:val="hybridMultilevel"/>
    <w:tmpl w:val="FBEAE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63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D311E4"/>
    <w:multiLevelType w:val="hybridMultilevel"/>
    <w:tmpl w:val="CDA278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72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8D4D7E"/>
    <w:multiLevelType w:val="hybridMultilevel"/>
    <w:tmpl w:val="AF6E92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7341247">
    <w:abstractNumId w:val="4"/>
  </w:num>
  <w:num w:numId="2" w16cid:durableId="224217901">
    <w:abstractNumId w:val="1"/>
  </w:num>
  <w:num w:numId="3" w16cid:durableId="1576740754">
    <w:abstractNumId w:val="5"/>
  </w:num>
  <w:num w:numId="4" w16cid:durableId="830373403">
    <w:abstractNumId w:val="3"/>
  </w:num>
  <w:num w:numId="5" w16cid:durableId="895433829">
    <w:abstractNumId w:val="2"/>
  </w:num>
  <w:num w:numId="6" w16cid:durableId="56317904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Basso, Marta">
    <w15:presenceInfo w15:providerId="AD" w15:userId="S::bassom@oregonstate.edu::2a7483b0-f881-47be-92b5-056cbbab87ba"/>
  </w15:person>
  <w15:person w15:author="McCredie, Katherine E">
    <w15:presenceInfo w15:providerId="AD" w15:userId="S::mccredik@oregonstate.edu::4a56503d-fdf9-4cf2-a276-c8b3f8b89f1d"/>
  </w15:person>
  <w15:person w15:author="Cole, Ryan P">
    <w15:presenceInfo w15:providerId="AD" w15:userId="S::colery@oregonstate.edu::3c769ebc-d48d-4599-afff-410fd6943141"/>
  </w15:person>
  <w15:person w15:author="Bogaart, Manon">
    <w15:presenceInfo w15:providerId="AD" w15:userId="S::manon.bogaart@wur.nl::b67a45fb-844a-460c-b6da-612055ed07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36B"/>
    <w:rsid w:val="00147A04"/>
    <w:rsid w:val="001722C4"/>
    <w:rsid w:val="003C27FF"/>
    <w:rsid w:val="003D550B"/>
    <w:rsid w:val="003E4361"/>
    <w:rsid w:val="003F7929"/>
    <w:rsid w:val="0044489B"/>
    <w:rsid w:val="0052330A"/>
    <w:rsid w:val="00651B1F"/>
    <w:rsid w:val="0073697C"/>
    <w:rsid w:val="00745004"/>
    <w:rsid w:val="00786D70"/>
    <w:rsid w:val="00895842"/>
    <w:rsid w:val="009D2FFC"/>
    <w:rsid w:val="009E7D62"/>
    <w:rsid w:val="00A0136B"/>
    <w:rsid w:val="00A82BC4"/>
    <w:rsid w:val="00A92B90"/>
    <w:rsid w:val="00AE1EE8"/>
    <w:rsid w:val="00B109E4"/>
    <w:rsid w:val="00B45BE8"/>
    <w:rsid w:val="00B63256"/>
    <w:rsid w:val="00B74F24"/>
    <w:rsid w:val="00BC7BD3"/>
    <w:rsid w:val="00C367BE"/>
    <w:rsid w:val="00CF0666"/>
    <w:rsid w:val="00E32F56"/>
    <w:rsid w:val="00EF0A27"/>
    <w:rsid w:val="00F55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1F73872"/>
  <w15:chartTrackingRefBased/>
  <w15:docId w15:val="{5D569FC1-C2E0-463A-9E19-4FC02D37F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1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1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1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1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1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013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3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3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3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36B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A013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013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013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13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136B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74F2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customXml" Target="ink/ink1.xml"/><Relationship Id="rId18" Type="http://schemas.openxmlformats.org/officeDocument/2006/relationships/image" Target="media/image5.jpeg"/><Relationship Id="rId3" Type="http://schemas.openxmlformats.org/officeDocument/2006/relationships/styles" Target="styles.xml"/><Relationship Id="rId21" Type="http://schemas.openxmlformats.org/officeDocument/2006/relationships/image" Target="media/image8.jpeg"/><Relationship Id="rId7" Type="http://schemas.microsoft.com/office/2011/relationships/commentsExtended" Target="commentsExtended.xml"/><Relationship Id="rId12" Type="http://schemas.openxmlformats.org/officeDocument/2006/relationships/image" Target="media/image3.jpeg"/><Relationship Id="rId17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ustomXml" Target="ink/ink2.xml"/><Relationship Id="rId23" Type="http://schemas.microsoft.com/office/2011/relationships/people" Target="people.xml"/><Relationship Id="rId10" Type="http://schemas.openxmlformats.org/officeDocument/2006/relationships/image" Target="media/image1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9T16:37:05.1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9T16:37:03.5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840 149 24575,'0'-2'0,"-1"-1"0,1 0 0,-1 1 0,0-1 0,0 0 0,0 1 0,-1 0 0,1-1 0,-1 1 0,1 0 0,-1-1 0,0 1 0,0 0 0,0 0 0,0 0 0,-2-1 0,-41-30 0,38 29 0,3 1 0,-15-10 0,-1 1 0,-36-17 0,49 26 0,0 1 0,1 0 0,-1 0 0,0 1 0,0 0 0,0 0 0,-1 0 0,1 1 0,0 0 0,0 0 0,0 1 0,0 0 0,-9 2 0,-9 6 0,0 1 0,-28 14 0,33-13 0,-2-1 0,1-1 0,-36 9 0,39-14 0,0 0 0,0 1 0,0 1 0,1 1 0,0 0 0,1 2 0,0-1 0,-28 21 0,-2 2 0,40-28 0,0 0 0,0 0 0,0 1 0,1 0 0,0 0 0,-1 1 0,1-1 0,1 1 0,-1 0 0,1 0 0,0 1 0,0-1 0,0 1 0,-3 7 0,2 0 0,0 1 0,0-1 0,2 1 0,-1 0 0,2 0 0,0 0 0,0 0 0,1 0 0,1 0 0,1 0 0,0 0 0,0 0 0,2 0 0,0 0 0,0 0 0,1 0 0,1-1 0,0 0 0,1 0 0,0 0 0,11 15 0,3 10 0,16 43 0,-22-47 0,2 0 0,20 32 0,-22-47 0,1-1 0,1-1 0,1 0 0,1-1 0,31 23 0,85 40 0,51 27 0,-178-101 0,1-2 0,-1 1 0,1-1 0,0 0 0,1-1 0,-1 0 0,0 0 0,1-1 0,-1 0 0,1 0 0,-1-1 0,1 0 0,-1-1 0,1 0 0,-1 0 0,0-1 0,1 0 0,-1 0 0,14-6 0,-2-2 0,0 0 0,-1-1 0,0-1 0,0 0 0,-1-2 0,20-20 0,-7 6 0,-1-2 0,-2-1 0,36-49 0,-53 64 0,-1-1 0,-1 0 0,-1 0 0,-1-1 0,0 0 0,-1 0 0,-1 0 0,0-1 0,3-37 0,-7 48 0,-1 0 0,0 0 0,0-1 0,0 0 0,-1 1 0,0 0 0,-4-13 0,3 16 0,-1-1 0,0 1 0,0 0 0,0 0 0,0 0 0,-1 1 0,0-1 0,0 1 0,0 0 0,-1 0 0,-6-5 0,-89-70 0,81 63 0,1-1 0,1-1 0,-16-21 0,-38-37 0,43 49 14,-40-52 0,55 60-169,-2 1 0,0 0 1,-1 2-1,0 0 0,-2 0 0,0 2 1,0 0-1,-26-14 0,22 18-6671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1332DE-0179-4D1F-B3EE-4E63872DA6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6</Pages>
  <Words>1006</Words>
  <Characters>5738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State University</Company>
  <LinksUpToDate>false</LinksUpToDate>
  <CharactersWithSpaces>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Basso, Marta</dc:creator>
  <cp:keywords/>
  <dc:description/>
  <cp:lastModifiedBy>Basso, Marta</cp:lastModifiedBy>
  <cp:revision>8</cp:revision>
  <dcterms:created xsi:type="dcterms:W3CDTF">2025-01-02T18:35:00Z</dcterms:created>
  <dcterms:modified xsi:type="dcterms:W3CDTF">2025-01-16T18:42:00Z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7th edition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 6th edition</vt:lpwstr>
  </property>
  <property fmtid="{D5CDD505-2E9C-101B-9397-08002B2CF9AE}" pid="8" name="Mendeley Recent Style Id 3_1">
    <vt:lpwstr>http://www.zotero.org/styles/chicago-author-date</vt:lpwstr>
  </property>
  <property fmtid="{D5CDD505-2E9C-101B-9397-08002B2CF9AE}" pid="9" name="Mendeley Recent Style Name 3_1">
    <vt:lpwstr>Chicago Manual of Style 17th edition (author-date)</vt:lpwstr>
  </property>
  <property fmtid="{D5CDD505-2E9C-101B-9397-08002B2CF9AE}" pid="10" name="Mendeley Recent Style Id 4_1">
    <vt:lpwstr>http://www.zotero.org/styles/harvard-cite-them-right</vt:lpwstr>
  </property>
  <property fmtid="{D5CDD505-2E9C-101B-9397-08002B2CF9AE}" pid="11" name="Mendeley Recent Style Name 4_1">
    <vt:lpwstr>Cite Them Right 12th edition - Harvard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http://www.zotero.org/styles/journal-of-hydrology</vt:lpwstr>
  </property>
  <property fmtid="{D5CDD505-2E9C-101B-9397-08002B2CF9AE}" pid="15" name="Mendeley Recent Style Name 6_1">
    <vt:lpwstr>Journal of Hydrology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9th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</Properties>
</file>