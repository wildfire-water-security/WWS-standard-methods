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E2542" w14:textId="77777777" w:rsidR="00210ED4" w:rsidRDefault="00210ED4" w:rsidP="00210ED4">
      <w:pPr>
        <w:pStyle w:val="Title"/>
      </w:pPr>
      <w:commentRangeStart w:id="0"/>
      <w:r>
        <w:t>Storm chasing field manual</w:t>
      </w:r>
      <w:commentRangeEnd w:id="0"/>
      <w:r w:rsidR="00E4109E">
        <w:rPr>
          <w:rStyle w:val="CommentReference"/>
          <w:rFonts w:asciiTheme="minorHAnsi" w:eastAsiaTheme="minorHAnsi" w:hAnsiTheme="minorHAnsi" w:cstheme="minorBidi"/>
          <w:spacing w:val="0"/>
          <w:kern w:val="2"/>
        </w:rPr>
        <w:commentReference w:id="0"/>
      </w:r>
    </w:p>
    <w:p w14:paraId="5CAB1B3A" w14:textId="1350645F" w:rsidR="00236DA3" w:rsidRDefault="00210ED4" w:rsidP="00A64249">
      <w:pPr>
        <w:pStyle w:val="Subtitle"/>
      </w:pPr>
      <w:del w:id="1" w:author="Basso, Marta" w:date="2024-12-27T14:19:00Z" w16du:dateUtc="2024-12-27T22:19:00Z">
        <w:r w:rsidDel="003007EF">
          <w:delText xml:space="preserve">Paired Sonde, ISCO and Level logger </w:delText>
        </w:r>
        <w:commentRangeStart w:id="2"/>
        <w:commentRangeStart w:id="3"/>
        <w:r w:rsidR="0089271C" w:rsidDel="003007EF">
          <w:delText>instalment</w:delText>
        </w:r>
        <w:r w:rsidDel="003007EF">
          <w:delText xml:space="preserve"> </w:delText>
        </w:r>
        <w:commentRangeEnd w:id="2"/>
        <w:r w:rsidR="001615E2" w:rsidDel="003007EF">
          <w:rPr>
            <w:rStyle w:val="CommentReference"/>
            <w:rFonts w:eastAsiaTheme="minorHAnsi" w:cstheme="minorBidi"/>
            <w:color w:val="auto"/>
            <w:spacing w:val="0"/>
          </w:rPr>
          <w:commentReference w:id="2"/>
        </w:r>
        <w:commentRangeEnd w:id="3"/>
        <w:r w:rsidR="00381C78" w:rsidDel="003007EF">
          <w:rPr>
            <w:rStyle w:val="CommentReference"/>
            <w:rFonts w:eastAsiaTheme="minorHAnsi" w:cstheme="minorBidi"/>
            <w:color w:val="auto"/>
            <w:spacing w:val="0"/>
          </w:rPr>
          <w:commentReference w:id="3"/>
        </w:r>
        <w:r w:rsidDel="003007EF">
          <w:delText>in field</w:delText>
        </w:r>
      </w:del>
      <w:ins w:id="4" w:author="Basso, Marta" w:date="2024-12-27T14:19:00Z" w16du:dateUtc="2024-12-27T22:19:00Z">
        <w:r w:rsidR="003007EF">
          <w:t>samples retrieval and checkups</w:t>
        </w:r>
      </w:ins>
    </w:p>
    <w:sdt>
      <w:sdtPr>
        <w:rPr>
          <w:rFonts w:asciiTheme="minorHAnsi" w:eastAsiaTheme="minorHAnsi" w:hAnsiTheme="minorHAnsi" w:cstheme="minorBidi"/>
          <w:color w:val="auto"/>
          <w:kern w:val="2"/>
          <w:sz w:val="22"/>
          <w:szCs w:val="22"/>
          <w14:ligatures w14:val="standardContextual"/>
        </w:rPr>
        <w:id w:val="474037683"/>
        <w:docPartObj>
          <w:docPartGallery w:val="Table of Contents"/>
          <w:docPartUnique/>
        </w:docPartObj>
      </w:sdtPr>
      <w:sdtEndPr>
        <w:rPr>
          <w:b/>
          <w:bCs/>
          <w:noProof/>
        </w:rPr>
      </w:sdtEndPr>
      <w:sdtContent>
        <w:p w14:paraId="3DDC7D65" w14:textId="1C589A37" w:rsidR="00927179" w:rsidRDefault="00927179">
          <w:pPr>
            <w:pStyle w:val="TOCHeading"/>
          </w:pPr>
          <w:r>
            <w:t>Contents</w:t>
          </w:r>
        </w:p>
        <w:p w14:paraId="3BC13E3C" w14:textId="7ED3FD9D" w:rsidR="00103F4E" w:rsidRDefault="005847A5">
          <w:pPr>
            <w:pStyle w:val="TOC1"/>
            <w:tabs>
              <w:tab w:val="right" w:leader="dot" w:pos="9350"/>
            </w:tabs>
            <w:rPr>
              <w:rFonts w:eastAsiaTheme="minorEastAsia"/>
              <w:noProof/>
              <w:kern w:val="0"/>
              <w14:ligatures w14:val="none"/>
            </w:rPr>
          </w:pPr>
          <w:r>
            <w:fldChar w:fldCharType="begin"/>
          </w:r>
          <w:r>
            <w:instrText xml:space="preserve"> TOC \o "1-3" \h \z \u </w:instrText>
          </w:r>
          <w:r>
            <w:fldChar w:fldCharType="separate"/>
          </w:r>
          <w:hyperlink w:anchor="_Toc180737235" w:history="1">
            <w:r w:rsidR="00103F4E" w:rsidRPr="00A239D4">
              <w:rPr>
                <w:rStyle w:val="Hyperlink"/>
                <w:noProof/>
              </w:rPr>
              <w:t>Materials checklist</w:t>
            </w:r>
            <w:r w:rsidR="00103F4E">
              <w:rPr>
                <w:noProof/>
                <w:webHidden/>
              </w:rPr>
              <w:tab/>
            </w:r>
            <w:r w:rsidR="00103F4E">
              <w:rPr>
                <w:noProof/>
                <w:webHidden/>
              </w:rPr>
              <w:fldChar w:fldCharType="begin"/>
            </w:r>
            <w:r w:rsidR="00103F4E">
              <w:rPr>
                <w:noProof/>
                <w:webHidden/>
              </w:rPr>
              <w:instrText xml:space="preserve"> PAGEREF _Toc180737235 \h </w:instrText>
            </w:r>
            <w:r w:rsidR="00103F4E">
              <w:rPr>
                <w:noProof/>
                <w:webHidden/>
              </w:rPr>
            </w:r>
            <w:r w:rsidR="00103F4E">
              <w:rPr>
                <w:noProof/>
                <w:webHidden/>
              </w:rPr>
              <w:fldChar w:fldCharType="separate"/>
            </w:r>
            <w:r w:rsidR="00103F4E">
              <w:rPr>
                <w:noProof/>
                <w:webHidden/>
              </w:rPr>
              <w:t>2</w:t>
            </w:r>
            <w:r w:rsidR="00103F4E">
              <w:rPr>
                <w:noProof/>
                <w:webHidden/>
              </w:rPr>
              <w:fldChar w:fldCharType="end"/>
            </w:r>
          </w:hyperlink>
        </w:p>
        <w:p w14:paraId="7F7D570A" w14:textId="6A1DFC8E" w:rsidR="00103F4E" w:rsidRDefault="00103F4E">
          <w:pPr>
            <w:pStyle w:val="TOC3"/>
            <w:tabs>
              <w:tab w:val="right" w:leader="dot" w:pos="9350"/>
            </w:tabs>
            <w:rPr>
              <w:rFonts w:eastAsiaTheme="minorEastAsia"/>
              <w:noProof/>
              <w:kern w:val="0"/>
              <w14:ligatures w14:val="none"/>
            </w:rPr>
          </w:pPr>
          <w:hyperlink w:anchor="_Toc180737236" w:history="1">
            <w:r w:rsidRPr="00A239D4">
              <w:rPr>
                <w:rStyle w:val="Hyperlink"/>
                <w:noProof/>
              </w:rPr>
              <w:t>Instruments</w:t>
            </w:r>
            <w:r>
              <w:rPr>
                <w:noProof/>
                <w:webHidden/>
              </w:rPr>
              <w:tab/>
            </w:r>
            <w:r>
              <w:rPr>
                <w:noProof/>
                <w:webHidden/>
              </w:rPr>
              <w:fldChar w:fldCharType="begin"/>
            </w:r>
            <w:r>
              <w:rPr>
                <w:noProof/>
                <w:webHidden/>
              </w:rPr>
              <w:instrText xml:space="preserve"> PAGEREF _Toc180737236 \h </w:instrText>
            </w:r>
            <w:r>
              <w:rPr>
                <w:noProof/>
                <w:webHidden/>
              </w:rPr>
            </w:r>
            <w:r>
              <w:rPr>
                <w:noProof/>
                <w:webHidden/>
              </w:rPr>
              <w:fldChar w:fldCharType="separate"/>
            </w:r>
            <w:r>
              <w:rPr>
                <w:noProof/>
                <w:webHidden/>
              </w:rPr>
              <w:t>2</w:t>
            </w:r>
            <w:r>
              <w:rPr>
                <w:noProof/>
                <w:webHidden/>
              </w:rPr>
              <w:fldChar w:fldCharType="end"/>
            </w:r>
          </w:hyperlink>
        </w:p>
        <w:p w14:paraId="06811345" w14:textId="5CB16BAB" w:rsidR="00103F4E" w:rsidRDefault="00103F4E">
          <w:pPr>
            <w:pStyle w:val="TOC3"/>
            <w:tabs>
              <w:tab w:val="right" w:leader="dot" w:pos="9350"/>
            </w:tabs>
            <w:rPr>
              <w:rFonts w:eastAsiaTheme="minorEastAsia"/>
              <w:noProof/>
              <w:kern w:val="0"/>
              <w14:ligatures w14:val="none"/>
            </w:rPr>
          </w:pPr>
          <w:hyperlink w:anchor="_Toc180737237" w:history="1">
            <w:r w:rsidRPr="00A239D4">
              <w:rPr>
                <w:rStyle w:val="Hyperlink"/>
                <w:noProof/>
              </w:rPr>
              <w:t>General</w:t>
            </w:r>
            <w:r>
              <w:rPr>
                <w:noProof/>
                <w:webHidden/>
              </w:rPr>
              <w:tab/>
            </w:r>
            <w:r>
              <w:rPr>
                <w:noProof/>
                <w:webHidden/>
              </w:rPr>
              <w:fldChar w:fldCharType="begin"/>
            </w:r>
            <w:r>
              <w:rPr>
                <w:noProof/>
                <w:webHidden/>
              </w:rPr>
              <w:instrText xml:space="preserve"> PAGEREF _Toc180737237 \h </w:instrText>
            </w:r>
            <w:r>
              <w:rPr>
                <w:noProof/>
                <w:webHidden/>
              </w:rPr>
            </w:r>
            <w:r>
              <w:rPr>
                <w:noProof/>
                <w:webHidden/>
              </w:rPr>
              <w:fldChar w:fldCharType="separate"/>
            </w:r>
            <w:r>
              <w:rPr>
                <w:noProof/>
                <w:webHidden/>
              </w:rPr>
              <w:t>3</w:t>
            </w:r>
            <w:r>
              <w:rPr>
                <w:noProof/>
                <w:webHidden/>
              </w:rPr>
              <w:fldChar w:fldCharType="end"/>
            </w:r>
          </w:hyperlink>
        </w:p>
        <w:p w14:paraId="20CD02A1" w14:textId="250D1AB7" w:rsidR="00103F4E" w:rsidRDefault="00103F4E">
          <w:pPr>
            <w:pStyle w:val="TOC1"/>
            <w:tabs>
              <w:tab w:val="right" w:leader="dot" w:pos="9350"/>
            </w:tabs>
            <w:rPr>
              <w:rFonts w:eastAsiaTheme="minorEastAsia"/>
              <w:noProof/>
              <w:kern w:val="0"/>
              <w14:ligatures w14:val="none"/>
            </w:rPr>
          </w:pPr>
          <w:hyperlink w:anchor="_Toc180737238" w:history="1">
            <w:r w:rsidRPr="00A239D4">
              <w:rPr>
                <w:rStyle w:val="Hyperlink"/>
                <w:noProof/>
              </w:rPr>
              <w:t>Procedure</w:t>
            </w:r>
            <w:r>
              <w:rPr>
                <w:noProof/>
                <w:webHidden/>
              </w:rPr>
              <w:tab/>
            </w:r>
            <w:r>
              <w:rPr>
                <w:noProof/>
                <w:webHidden/>
              </w:rPr>
              <w:fldChar w:fldCharType="begin"/>
            </w:r>
            <w:r>
              <w:rPr>
                <w:noProof/>
                <w:webHidden/>
              </w:rPr>
              <w:instrText xml:space="preserve"> PAGEREF _Toc180737238 \h </w:instrText>
            </w:r>
            <w:r>
              <w:rPr>
                <w:noProof/>
                <w:webHidden/>
              </w:rPr>
            </w:r>
            <w:r>
              <w:rPr>
                <w:noProof/>
                <w:webHidden/>
              </w:rPr>
              <w:fldChar w:fldCharType="separate"/>
            </w:r>
            <w:r>
              <w:rPr>
                <w:noProof/>
                <w:webHidden/>
              </w:rPr>
              <w:t>4</w:t>
            </w:r>
            <w:r>
              <w:rPr>
                <w:noProof/>
                <w:webHidden/>
              </w:rPr>
              <w:fldChar w:fldCharType="end"/>
            </w:r>
          </w:hyperlink>
        </w:p>
        <w:p w14:paraId="73EA95AE" w14:textId="35450D5C" w:rsidR="00103F4E" w:rsidRDefault="00103F4E">
          <w:pPr>
            <w:pStyle w:val="TOC3"/>
            <w:tabs>
              <w:tab w:val="right" w:leader="dot" w:pos="9350"/>
            </w:tabs>
            <w:rPr>
              <w:rFonts w:eastAsiaTheme="minorEastAsia"/>
              <w:noProof/>
              <w:kern w:val="0"/>
              <w14:ligatures w14:val="none"/>
            </w:rPr>
          </w:pPr>
          <w:hyperlink w:anchor="_Toc180737239" w:history="1">
            <w:r w:rsidRPr="00A239D4">
              <w:rPr>
                <w:rStyle w:val="Hyperlink"/>
                <w:b/>
                <w:bCs/>
                <w:noProof/>
                <w:lang w:val="en-GB"/>
              </w:rPr>
              <w:t>Before leaving</w:t>
            </w:r>
            <w:r>
              <w:rPr>
                <w:noProof/>
                <w:webHidden/>
              </w:rPr>
              <w:tab/>
            </w:r>
            <w:r>
              <w:rPr>
                <w:noProof/>
                <w:webHidden/>
              </w:rPr>
              <w:fldChar w:fldCharType="begin"/>
            </w:r>
            <w:r>
              <w:rPr>
                <w:noProof/>
                <w:webHidden/>
              </w:rPr>
              <w:instrText xml:space="preserve"> PAGEREF _Toc180737239 \h </w:instrText>
            </w:r>
            <w:r>
              <w:rPr>
                <w:noProof/>
                <w:webHidden/>
              </w:rPr>
            </w:r>
            <w:r>
              <w:rPr>
                <w:noProof/>
                <w:webHidden/>
              </w:rPr>
              <w:fldChar w:fldCharType="separate"/>
            </w:r>
            <w:r>
              <w:rPr>
                <w:noProof/>
                <w:webHidden/>
              </w:rPr>
              <w:t>4</w:t>
            </w:r>
            <w:r>
              <w:rPr>
                <w:noProof/>
                <w:webHidden/>
              </w:rPr>
              <w:fldChar w:fldCharType="end"/>
            </w:r>
          </w:hyperlink>
        </w:p>
        <w:p w14:paraId="097D2116" w14:textId="69410B11" w:rsidR="00103F4E" w:rsidRDefault="00103F4E">
          <w:pPr>
            <w:pStyle w:val="TOC2"/>
            <w:tabs>
              <w:tab w:val="right" w:leader="dot" w:pos="9350"/>
            </w:tabs>
            <w:rPr>
              <w:rFonts w:eastAsiaTheme="minorEastAsia"/>
              <w:noProof/>
              <w:kern w:val="0"/>
              <w14:ligatures w14:val="none"/>
            </w:rPr>
          </w:pPr>
          <w:hyperlink w:anchor="_Toc180737240" w:history="1">
            <w:r w:rsidRPr="00A239D4">
              <w:rPr>
                <w:rStyle w:val="Hyperlink"/>
                <w:b/>
                <w:bCs/>
                <w:noProof/>
              </w:rPr>
              <w:t>In the field</w:t>
            </w:r>
            <w:r>
              <w:rPr>
                <w:noProof/>
                <w:webHidden/>
              </w:rPr>
              <w:tab/>
            </w:r>
            <w:r>
              <w:rPr>
                <w:noProof/>
                <w:webHidden/>
              </w:rPr>
              <w:fldChar w:fldCharType="begin"/>
            </w:r>
            <w:r>
              <w:rPr>
                <w:noProof/>
                <w:webHidden/>
              </w:rPr>
              <w:instrText xml:space="preserve"> PAGEREF _Toc180737240 \h </w:instrText>
            </w:r>
            <w:r>
              <w:rPr>
                <w:noProof/>
                <w:webHidden/>
              </w:rPr>
            </w:r>
            <w:r>
              <w:rPr>
                <w:noProof/>
                <w:webHidden/>
              </w:rPr>
              <w:fldChar w:fldCharType="separate"/>
            </w:r>
            <w:r>
              <w:rPr>
                <w:noProof/>
                <w:webHidden/>
              </w:rPr>
              <w:t>4</w:t>
            </w:r>
            <w:r>
              <w:rPr>
                <w:noProof/>
                <w:webHidden/>
              </w:rPr>
              <w:fldChar w:fldCharType="end"/>
            </w:r>
          </w:hyperlink>
        </w:p>
        <w:p w14:paraId="206AF99F" w14:textId="33AF2B06" w:rsidR="00103F4E" w:rsidRDefault="00103F4E">
          <w:pPr>
            <w:pStyle w:val="TOC3"/>
            <w:tabs>
              <w:tab w:val="right" w:leader="dot" w:pos="9350"/>
            </w:tabs>
            <w:rPr>
              <w:rFonts w:eastAsiaTheme="minorEastAsia"/>
              <w:noProof/>
              <w:kern w:val="0"/>
              <w14:ligatures w14:val="none"/>
            </w:rPr>
          </w:pPr>
          <w:hyperlink w:anchor="_Toc180737241" w:history="1">
            <w:r w:rsidRPr="00A239D4">
              <w:rPr>
                <w:rStyle w:val="Hyperlink"/>
                <w:noProof/>
              </w:rPr>
              <w:t>ISCO</w:t>
            </w:r>
            <w:r>
              <w:rPr>
                <w:noProof/>
                <w:webHidden/>
              </w:rPr>
              <w:tab/>
            </w:r>
            <w:r>
              <w:rPr>
                <w:noProof/>
                <w:webHidden/>
              </w:rPr>
              <w:fldChar w:fldCharType="begin"/>
            </w:r>
            <w:r>
              <w:rPr>
                <w:noProof/>
                <w:webHidden/>
              </w:rPr>
              <w:instrText xml:space="preserve"> PAGEREF _Toc180737241 \h </w:instrText>
            </w:r>
            <w:r>
              <w:rPr>
                <w:noProof/>
                <w:webHidden/>
              </w:rPr>
            </w:r>
            <w:r>
              <w:rPr>
                <w:noProof/>
                <w:webHidden/>
              </w:rPr>
              <w:fldChar w:fldCharType="separate"/>
            </w:r>
            <w:r>
              <w:rPr>
                <w:noProof/>
                <w:webHidden/>
              </w:rPr>
              <w:t>4</w:t>
            </w:r>
            <w:r>
              <w:rPr>
                <w:noProof/>
                <w:webHidden/>
              </w:rPr>
              <w:fldChar w:fldCharType="end"/>
            </w:r>
          </w:hyperlink>
        </w:p>
        <w:p w14:paraId="42F71E2E" w14:textId="28ACFA44" w:rsidR="00103F4E" w:rsidRDefault="00103F4E">
          <w:pPr>
            <w:pStyle w:val="TOC3"/>
            <w:tabs>
              <w:tab w:val="right" w:leader="dot" w:pos="9350"/>
            </w:tabs>
            <w:rPr>
              <w:rFonts w:eastAsiaTheme="minorEastAsia"/>
              <w:noProof/>
              <w:kern w:val="0"/>
              <w14:ligatures w14:val="none"/>
            </w:rPr>
          </w:pPr>
          <w:hyperlink w:anchor="_Toc180737242" w:history="1">
            <w:r w:rsidRPr="00A239D4">
              <w:rPr>
                <w:rStyle w:val="Hyperlink"/>
                <w:noProof/>
              </w:rPr>
              <w:t>Sondes</w:t>
            </w:r>
            <w:r>
              <w:rPr>
                <w:noProof/>
                <w:webHidden/>
              </w:rPr>
              <w:tab/>
            </w:r>
            <w:r>
              <w:rPr>
                <w:noProof/>
                <w:webHidden/>
              </w:rPr>
              <w:fldChar w:fldCharType="begin"/>
            </w:r>
            <w:r>
              <w:rPr>
                <w:noProof/>
                <w:webHidden/>
              </w:rPr>
              <w:instrText xml:space="preserve"> PAGEREF _Toc180737242 \h </w:instrText>
            </w:r>
            <w:r>
              <w:rPr>
                <w:noProof/>
                <w:webHidden/>
              </w:rPr>
            </w:r>
            <w:r>
              <w:rPr>
                <w:noProof/>
                <w:webHidden/>
              </w:rPr>
              <w:fldChar w:fldCharType="separate"/>
            </w:r>
            <w:r>
              <w:rPr>
                <w:noProof/>
                <w:webHidden/>
              </w:rPr>
              <w:t>10</w:t>
            </w:r>
            <w:r>
              <w:rPr>
                <w:noProof/>
                <w:webHidden/>
              </w:rPr>
              <w:fldChar w:fldCharType="end"/>
            </w:r>
          </w:hyperlink>
        </w:p>
        <w:p w14:paraId="1D4DA740" w14:textId="0F4D3E99" w:rsidR="00103F4E" w:rsidRDefault="00103F4E">
          <w:pPr>
            <w:pStyle w:val="TOC3"/>
            <w:tabs>
              <w:tab w:val="right" w:leader="dot" w:pos="9350"/>
            </w:tabs>
            <w:rPr>
              <w:rFonts w:eastAsiaTheme="minorEastAsia"/>
              <w:noProof/>
              <w:kern w:val="0"/>
              <w14:ligatures w14:val="none"/>
            </w:rPr>
          </w:pPr>
          <w:hyperlink w:anchor="_Toc180737243" w:history="1">
            <w:r w:rsidRPr="00A239D4">
              <w:rPr>
                <w:rStyle w:val="Hyperlink"/>
                <w:noProof/>
              </w:rPr>
              <w:t>Pressure transducer</w:t>
            </w:r>
            <w:r>
              <w:rPr>
                <w:noProof/>
                <w:webHidden/>
              </w:rPr>
              <w:tab/>
            </w:r>
            <w:r>
              <w:rPr>
                <w:noProof/>
                <w:webHidden/>
              </w:rPr>
              <w:fldChar w:fldCharType="begin"/>
            </w:r>
            <w:r>
              <w:rPr>
                <w:noProof/>
                <w:webHidden/>
              </w:rPr>
              <w:instrText xml:space="preserve"> PAGEREF _Toc180737243 \h </w:instrText>
            </w:r>
            <w:r>
              <w:rPr>
                <w:noProof/>
                <w:webHidden/>
              </w:rPr>
            </w:r>
            <w:r>
              <w:rPr>
                <w:noProof/>
                <w:webHidden/>
              </w:rPr>
              <w:fldChar w:fldCharType="separate"/>
            </w:r>
            <w:r>
              <w:rPr>
                <w:noProof/>
                <w:webHidden/>
              </w:rPr>
              <w:t>11</w:t>
            </w:r>
            <w:r>
              <w:rPr>
                <w:noProof/>
                <w:webHidden/>
              </w:rPr>
              <w:fldChar w:fldCharType="end"/>
            </w:r>
          </w:hyperlink>
        </w:p>
        <w:p w14:paraId="4716023D" w14:textId="63874F22" w:rsidR="00103F4E" w:rsidRDefault="00103F4E">
          <w:pPr>
            <w:pStyle w:val="TOC3"/>
            <w:tabs>
              <w:tab w:val="right" w:leader="dot" w:pos="9350"/>
            </w:tabs>
            <w:rPr>
              <w:rFonts w:eastAsiaTheme="minorEastAsia"/>
              <w:noProof/>
              <w:kern w:val="0"/>
              <w14:ligatures w14:val="none"/>
            </w:rPr>
          </w:pPr>
          <w:hyperlink w:anchor="_Toc180737244" w:history="1">
            <w:r w:rsidRPr="00A239D4">
              <w:rPr>
                <w:rStyle w:val="Hyperlink"/>
                <w:noProof/>
              </w:rPr>
              <w:t>Grab sample</w:t>
            </w:r>
            <w:r>
              <w:rPr>
                <w:noProof/>
                <w:webHidden/>
              </w:rPr>
              <w:tab/>
            </w:r>
            <w:r>
              <w:rPr>
                <w:noProof/>
                <w:webHidden/>
              </w:rPr>
              <w:fldChar w:fldCharType="begin"/>
            </w:r>
            <w:r>
              <w:rPr>
                <w:noProof/>
                <w:webHidden/>
              </w:rPr>
              <w:instrText xml:space="preserve"> PAGEREF _Toc180737244 \h </w:instrText>
            </w:r>
            <w:r>
              <w:rPr>
                <w:noProof/>
                <w:webHidden/>
              </w:rPr>
            </w:r>
            <w:r>
              <w:rPr>
                <w:noProof/>
                <w:webHidden/>
              </w:rPr>
              <w:fldChar w:fldCharType="separate"/>
            </w:r>
            <w:r>
              <w:rPr>
                <w:noProof/>
                <w:webHidden/>
              </w:rPr>
              <w:t>11</w:t>
            </w:r>
            <w:r>
              <w:rPr>
                <w:noProof/>
                <w:webHidden/>
              </w:rPr>
              <w:fldChar w:fldCharType="end"/>
            </w:r>
          </w:hyperlink>
        </w:p>
        <w:p w14:paraId="4EC355F2" w14:textId="74EA679D" w:rsidR="00927179" w:rsidRDefault="005847A5">
          <w:r>
            <w:fldChar w:fldCharType="end"/>
          </w:r>
        </w:p>
      </w:sdtContent>
    </w:sdt>
    <w:p w14:paraId="04C2CEA5" w14:textId="77777777" w:rsidR="00927179" w:rsidRDefault="00927179">
      <w:pPr>
        <w:rPr>
          <w:rFonts w:asciiTheme="majorHAnsi" w:eastAsiaTheme="majorEastAsia" w:hAnsiTheme="majorHAnsi" w:cstheme="majorBidi"/>
          <w:color w:val="0F4761" w:themeColor="accent1" w:themeShade="BF"/>
          <w:sz w:val="32"/>
          <w:szCs w:val="32"/>
        </w:rPr>
      </w:pPr>
      <w:r>
        <w:br w:type="page"/>
      </w:r>
    </w:p>
    <w:p w14:paraId="35C2F72B" w14:textId="60CA989E" w:rsidR="00210ED4" w:rsidRDefault="00210ED4" w:rsidP="00D24364">
      <w:pPr>
        <w:pStyle w:val="Heading1"/>
      </w:pPr>
      <w:bookmarkStart w:id="5" w:name="_Toc180737235"/>
      <w:commentRangeStart w:id="6"/>
      <w:r>
        <w:lastRenderedPageBreak/>
        <w:t>Materials checklist</w:t>
      </w:r>
      <w:bookmarkEnd w:id="5"/>
      <w:ins w:id="7" w:author="Basso, Marta" w:date="2024-11-15T09:06:00Z" w16du:dateUtc="2024-11-15T17:06:00Z">
        <w:r w:rsidR="002F528C">
          <w:t xml:space="preserve"> </w:t>
        </w:r>
      </w:ins>
      <w:ins w:id="8" w:author="Basso, Marta" w:date="2025-01-02T09:58:00Z" w16du:dateUtc="2025-01-02T17:58:00Z">
        <w:r w:rsidR="00884821">
          <w:t>during checkups for the</w:t>
        </w:r>
      </w:ins>
      <w:ins w:id="9" w:author="Basso, Marta" w:date="2024-11-15T09:06:00Z" w16du:dateUtc="2024-11-15T17:06:00Z">
        <w:r w:rsidR="002F528C">
          <w:t xml:space="preserve"> storm</w:t>
        </w:r>
      </w:ins>
      <w:ins w:id="10" w:author="Basso, Marta" w:date="2024-12-27T12:10:00Z" w16du:dateUtc="2024-12-27T20:10:00Z">
        <w:r w:rsidR="00381C78">
          <w:t xml:space="preserve"> </w:t>
        </w:r>
      </w:ins>
      <w:ins w:id="11" w:author="Basso, Marta" w:date="2024-12-27T12:11:00Z" w16du:dateUtc="2024-12-27T20:11:00Z">
        <w:r w:rsidR="00381C78">
          <w:t>campaign</w:t>
        </w:r>
      </w:ins>
      <w:commentRangeEnd w:id="6"/>
      <w:r w:rsidR="00E4109E">
        <w:rPr>
          <w:rStyle w:val="CommentReference"/>
          <w:rFonts w:asciiTheme="minorHAnsi" w:eastAsiaTheme="minorHAnsi" w:hAnsiTheme="minorHAnsi" w:cstheme="minorBidi"/>
          <w:color w:val="auto"/>
        </w:rPr>
        <w:commentReference w:id="6"/>
      </w:r>
    </w:p>
    <w:p w14:paraId="5644EA31" w14:textId="7DEA200B" w:rsidR="00E82031" w:rsidRDefault="00082A2C" w:rsidP="00E82031">
      <w:pPr>
        <w:pStyle w:val="Heading3"/>
      </w:pPr>
      <w:bookmarkStart w:id="12" w:name="_Toc180737236"/>
      <w:commentRangeStart w:id="13"/>
      <w:del w:id="14" w:author="McCredie, Katherine E" w:date="2025-01-06T13:27:00Z" w16du:dateUtc="2025-01-06T21:27:00Z">
        <w:r w:rsidDel="00C67DC0">
          <w:delText>Instruments</w:delText>
        </w:r>
        <w:bookmarkEnd w:id="12"/>
        <w:commentRangeEnd w:id="13"/>
        <w:r w:rsidR="00C67DC0" w:rsidDel="00C67DC0">
          <w:rPr>
            <w:rStyle w:val="CommentReference"/>
            <w:rFonts w:eastAsiaTheme="minorHAnsi" w:cstheme="minorBidi"/>
            <w:color w:val="auto"/>
          </w:rPr>
          <w:commentReference w:id="13"/>
        </w:r>
      </w:del>
      <w:ins w:id="15" w:author="McCredie, Katherine E" w:date="2025-01-06T13:27:00Z" w16du:dateUtc="2025-01-06T21:27:00Z">
        <w:r w:rsidR="00C67DC0">
          <w:t>Supplies</w:t>
        </w:r>
      </w:ins>
    </w:p>
    <w:tbl>
      <w:tblPr>
        <w:tblStyle w:val="TableGrid"/>
        <w:tblW w:w="9715" w:type="dxa"/>
        <w:tblLook w:val="04A0" w:firstRow="1" w:lastRow="0" w:firstColumn="1" w:lastColumn="0" w:noHBand="0" w:noVBand="1"/>
        <w:tblPrChange w:id="16" w:author="Basso, Marta" w:date="2024-12-27T11:51:00Z" w16du:dateUtc="2024-12-27T19:51:00Z">
          <w:tblPr>
            <w:tblStyle w:val="TableGrid"/>
            <w:tblW w:w="0" w:type="auto"/>
            <w:tblLook w:val="04A0" w:firstRow="1" w:lastRow="0" w:firstColumn="1" w:lastColumn="0" w:noHBand="0" w:noVBand="1"/>
          </w:tblPr>
        </w:tblPrChange>
      </w:tblPr>
      <w:tblGrid>
        <w:gridCol w:w="4675"/>
        <w:gridCol w:w="5040"/>
        <w:tblGridChange w:id="17">
          <w:tblGrid>
            <w:gridCol w:w="4675"/>
            <w:gridCol w:w="4675"/>
            <w:gridCol w:w="365"/>
          </w:tblGrid>
        </w:tblGridChange>
      </w:tblGrid>
      <w:tr w:rsidR="00E82031" w14:paraId="2A16F05F" w14:textId="77777777" w:rsidTr="008740BC">
        <w:trPr>
          <w:trHeight w:val="7622"/>
          <w:trPrChange w:id="18" w:author="Basso, Marta" w:date="2024-12-27T11:51:00Z" w16du:dateUtc="2024-12-27T19:51:00Z">
            <w:trPr>
              <w:gridAfter w:val="0"/>
              <w:trHeight w:val="7622"/>
            </w:trPr>
          </w:trPrChange>
        </w:trPr>
        <w:tc>
          <w:tcPr>
            <w:tcW w:w="4675" w:type="dxa"/>
            <w:tcPrChange w:id="19" w:author="Basso, Marta" w:date="2024-12-27T11:51:00Z" w16du:dateUtc="2024-12-27T19:51:00Z">
              <w:tcPr>
                <w:tcW w:w="4675" w:type="dxa"/>
              </w:tcPr>
            </w:tcPrChange>
          </w:tcPr>
          <w:p w14:paraId="226991D9" w14:textId="77777777" w:rsidR="00E82031" w:rsidRDefault="00E82031" w:rsidP="00A37685">
            <w:pPr>
              <w:rPr>
                <w:b/>
                <w:bCs/>
              </w:rPr>
            </w:pPr>
            <w:r>
              <w:rPr>
                <w:b/>
                <w:bCs/>
              </w:rPr>
              <w:t>Sampling:</w:t>
            </w:r>
          </w:p>
          <w:p w14:paraId="2CF98B05" w14:textId="68467932" w:rsidR="00BF2031" w:rsidRPr="007853F2" w:rsidRDefault="003854D0" w:rsidP="004758F7">
            <w:pPr>
              <w:pStyle w:val="ListParagraph"/>
              <w:numPr>
                <w:ilvl w:val="0"/>
                <w:numId w:val="25"/>
              </w:numPr>
              <w:rPr>
                <w:ins w:id="20" w:author="Basso, Marta" w:date="2025-01-02T10:05:00Z" w16du:dateUtc="2025-01-02T18:05:00Z"/>
                <w:b/>
                <w:bCs/>
                <w:rPrChange w:id="21" w:author="Basso, Marta" w:date="2025-01-02T10:05:00Z" w16du:dateUtc="2025-01-02T18:05:00Z">
                  <w:rPr>
                    <w:ins w:id="22" w:author="Basso, Marta" w:date="2025-01-02T10:05:00Z" w16du:dateUtc="2025-01-02T18:05:00Z"/>
                  </w:rPr>
                </w:rPrChange>
              </w:rPr>
            </w:pPr>
            <w:commentRangeStart w:id="23"/>
            <w:commentRangeStart w:id="24"/>
            <w:del w:id="25" w:author="Basso, Marta" w:date="2025-01-02T09:56:00Z" w16du:dateUtc="2025-01-02T17:56:00Z">
              <w:r w:rsidDel="00884821">
                <w:delText>110</w:delText>
              </w:r>
              <w:r w:rsidR="00E82031" w:rsidDel="00884821">
                <w:delText xml:space="preserve"> </w:delText>
              </w:r>
            </w:del>
            <w:ins w:id="26" w:author="Basso, Marta" w:date="2025-01-02T10:05:00Z" w16du:dateUtc="2025-01-02T18:05:00Z">
              <w:r w:rsidR="007853F2">
                <w:t xml:space="preserve">dirty or not acid washed </w:t>
              </w:r>
            </w:ins>
            <w:del w:id="27" w:author="Basso, Marta" w:date="2025-01-02T10:05:00Z" w16du:dateUtc="2025-01-02T18:05:00Z">
              <w:r w:rsidR="00E82031" w:rsidDel="007853F2">
                <w:delText xml:space="preserve">acid washed </w:delText>
              </w:r>
            </w:del>
            <w:r w:rsidR="00E82031">
              <w:t>ISCO bottles and bottle lids</w:t>
            </w:r>
          </w:p>
          <w:p w14:paraId="2E0ABB73" w14:textId="65A1A9B2" w:rsidR="007853F2" w:rsidRPr="00045D1A" w:rsidRDefault="007853F2" w:rsidP="004758F7">
            <w:pPr>
              <w:pStyle w:val="ListParagraph"/>
              <w:numPr>
                <w:ilvl w:val="0"/>
                <w:numId w:val="25"/>
              </w:numPr>
              <w:rPr>
                <w:b/>
                <w:bCs/>
              </w:rPr>
            </w:pPr>
            <w:ins w:id="28" w:author="Basso, Marta" w:date="2025-01-02T10:05:00Z" w16du:dateUtc="2025-01-02T18:05:00Z">
              <w:r>
                <w:t>acid washed ISCO bottles and bottle lids</w:t>
              </w:r>
            </w:ins>
            <w:commentRangeEnd w:id="23"/>
            <w:r w:rsidR="00C67DC0">
              <w:rPr>
                <w:rStyle w:val="CommentReference"/>
              </w:rPr>
              <w:commentReference w:id="23"/>
            </w:r>
            <w:commentRangeEnd w:id="24"/>
            <w:r w:rsidR="00F27A5F">
              <w:rPr>
                <w:rStyle w:val="CommentReference"/>
              </w:rPr>
              <w:commentReference w:id="24"/>
            </w:r>
          </w:p>
          <w:p w14:paraId="58C555B1" w14:textId="534CE2AF" w:rsidR="00E82031" w:rsidRPr="00045D1A" w:rsidRDefault="00BF2031" w:rsidP="004758F7">
            <w:pPr>
              <w:pStyle w:val="ListParagraph"/>
              <w:numPr>
                <w:ilvl w:val="0"/>
                <w:numId w:val="25"/>
              </w:numPr>
              <w:rPr>
                <w:b/>
                <w:bCs/>
              </w:rPr>
            </w:pPr>
            <w:del w:id="29" w:author="Basso, Marta" w:date="2024-11-15T09:06:00Z" w16du:dateUtc="2024-11-15T17:06:00Z">
              <w:r w:rsidDel="002F528C">
                <w:delText xml:space="preserve">16 </w:delText>
              </w:r>
            </w:del>
            <w:ins w:id="30" w:author="Basso, Marta" w:date="2024-11-15T09:06:00Z" w16du:dateUtc="2024-11-15T17:06:00Z">
              <w:r w:rsidR="002F528C">
                <w:t xml:space="preserve">8 </w:t>
              </w:r>
            </w:ins>
            <w:r>
              <w:t>1L acid washed bottles</w:t>
            </w:r>
            <w:r w:rsidR="00413A2A">
              <w:t xml:space="preserve"> </w:t>
            </w:r>
            <w:del w:id="31" w:author="Basso, Marta" w:date="2024-11-15T09:06:00Z" w16du:dateUtc="2024-11-15T17:06:00Z">
              <w:r w:rsidR="00413A2A" w:rsidDel="002F528C">
                <w:delText>(8 when bottles are retrieved)</w:delText>
              </w:r>
            </w:del>
          </w:p>
          <w:p w14:paraId="5BFA394B" w14:textId="24D4766F" w:rsidR="00D721DC" w:rsidDel="002F528C" w:rsidRDefault="00082A2C" w:rsidP="004758F7">
            <w:pPr>
              <w:pStyle w:val="ListParagraph"/>
              <w:numPr>
                <w:ilvl w:val="0"/>
                <w:numId w:val="25"/>
              </w:numPr>
              <w:rPr>
                <w:del w:id="32" w:author="Basso, Marta" w:date="2024-11-15T09:06:00Z" w16du:dateUtc="2024-11-15T17:06:00Z"/>
              </w:rPr>
            </w:pPr>
            <w:del w:id="33" w:author="Basso, Marta" w:date="2024-11-15T09:06:00Z" w16du:dateUtc="2024-11-15T17:06:00Z">
              <w:r w:rsidDel="002F528C">
                <w:delText>4 c</w:delText>
              </w:r>
              <w:r w:rsidR="00D721DC" w:rsidDel="002F528C">
                <w:delText>ooler</w:delText>
              </w:r>
              <w:r w:rsidDel="002F528C">
                <w:delText>s</w:delText>
              </w:r>
              <w:r w:rsidR="00D721DC" w:rsidDel="002F528C">
                <w:delText xml:space="preserve"> loaded w/ ice packs</w:delText>
              </w:r>
              <w:r w:rsidR="00413A2A" w:rsidDel="002F528C">
                <w:delText xml:space="preserve"> (when bottles are retrieved)</w:delText>
              </w:r>
            </w:del>
          </w:p>
          <w:p w14:paraId="5068C6C9" w14:textId="3047540E" w:rsidR="00413A2A" w:rsidRPr="00F325A9" w:rsidRDefault="00413A2A" w:rsidP="004758F7">
            <w:pPr>
              <w:pStyle w:val="ListParagraph"/>
              <w:numPr>
                <w:ilvl w:val="0"/>
                <w:numId w:val="25"/>
              </w:numPr>
              <w:spacing w:line="256" w:lineRule="auto"/>
              <w:rPr>
                <w:ins w:id="34" w:author="Basso, Marta" w:date="2025-01-02T10:35:00Z" w16du:dateUtc="2025-01-02T18:35:00Z"/>
                <w:b/>
                <w:bCs/>
                <w:rPrChange w:id="35" w:author="Basso, Marta" w:date="2025-01-02T10:35:00Z" w16du:dateUtc="2025-01-02T18:35:00Z">
                  <w:rPr>
                    <w:ins w:id="36" w:author="Basso, Marta" w:date="2025-01-02T10:35:00Z" w16du:dateUtc="2025-01-02T18:35:00Z"/>
                  </w:rPr>
                </w:rPrChange>
              </w:rPr>
            </w:pPr>
            <w:r>
              <w:t>Extend</w:t>
            </w:r>
            <w:ins w:id="37" w:author="Murshed, Humyra Bente" w:date="2025-01-27T12:51:00Z" w16du:dateUtc="2025-01-27T20:51:00Z">
              <w:r w:rsidR="003859FF">
                <w:t>ed</w:t>
              </w:r>
            </w:ins>
            <w:del w:id="38" w:author="Murshed, Humyra Bente" w:date="2025-01-27T12:51:00Z" w16du:dateUtc="2025-01-27T20:51:00Z">
              <w:r w:rsidDel="003859FF">
                <w:delText>o</w:delText>
              </w:r>
            </w:del>
            <w:r>
              <w:t xml:space="preserve"> sampler</w:t>
            </w:r>
          </w:p>
          <w:p w14:paraId="4DD15B31" w14:textId="5B3F3211" w:rsidR="00F325A9" w:rsidRPr="003859FF" w:rsidRDefault="00F325A9" w:rsidP="004758F7">
            <w:pPr>
              <w:pStyle w:val="ListParagraph"/>
              <w:numPr>
                <w:ilvl w:val="0"/>
                <w:numId w:val="25"/>
              </w:numPr>
              <w:spacing w:line="256" w:lineRule="auto"/>
              <w:rPr>
                <w:ins w:id="39" w:author="Murshed, Humyra Bente" w:date="2025-01-27T12:51:00Z" w16du:dateUtc="2025-01-27T20:51:00Z"/>
                <w:b/>
                <w:bCs/>
                <w:rPrChange w:id="40" w:author="Murshed, Humyra Bente" w:date="2025-01-27T12:51:00Z" w16du:dateUtc="2025-01-27T20:51:00Z">
                  <w:rPr>
                    <w:ins w:id="41" w:author="Murshed, Humyra Bente" w:date="2025-01-27T12:51:00Z" w16du:dateUtc="2025-01-27T20:51:00Z"/>
                  </w:rPr>
                </w:rPrChange>
              </w:rPr>
            </w:pPr>
            <w:commentRangeStart w:id="42"/>
            <w:commentRangeStart w:id="43"/>
            <w:commentRangeStart w:id="44"/>
            <w:ins w:id="45" w:author="Basso, Marta" w:date="2025-01-02T10:35:00Z" w16du:dateUtc="2025-01-02T18:35:00Z">
              <w:r>
                <w:t>Coolers with ice packs</w:t>
              </w:r>
            </w:ins>
            <w:commentRangeEnd w:id="42"/>
            <w:r w:rsidR="00C67DC0">
              <w:rPr>
                <w:rStyle w:val="CommentReference"/>
              </w:rPr>
              <w:commentReference w:id="42"/>
            </w:r>
            <w:commentRangeEnd w:id="43"/>
            <w:r w:rsidR="00E4109E">
              <w:rPr>
                <w:rStyle w:val="CommentReference"/>
              </w:rPr>
              <w:commentReference w:id="43"/>
            </w:r>
            <w:commentRangeEnd w:id="44"/>
            <w:r w:rsidR="00F27A5F">
              <w:rPr>
                <w:rStyle w:val="CommentReference"/>
              </w:rPr>
              <w:commentReference w:id="44"/>
            </w:r>
          </w:p>
          <w:p w14:paraId="4BD72AD8" w14:textId="46149DA8" w:rsidR="003859FF" w:rsidRPr="003859FF" w:rsidRDefault="003859FF" w:rsidP="004758F7">
            <w:pPr>
              <w:pStyle w:val="ListParagraph"/>
              <w:numPr>
                <w:ilvl w:val="0"/>
                <w:numId w:val="25"/>
              </w:numPr>
              <w:spacing w:line="256" w:lineRule="auto"/>
              <w:rPr>
                <w:rPrChange w:id="46" w:author="Murshed, Humyra Bente" w:date="2025-01-27T12:51:00Z" w16du:dateUtc="2025-01-27T20:51:00Z">
                  <w:rPr>
                    <w:b/>
                    <w:bCs/>
                  </w:rPr>
                </w:rPrChange>
              </w:rPr>
            </w:pPr>
            <w:ins w:id="47" w:author="Murshed, Humyra Bente" w:date="2025-01-27T12:51:00Z" w16du:dateUtc="2025-01-27T20:51:00Z">
              <w:r w:rsidRPr="003859FF">
                <w:rPr>
                  <w:rPrChange w:id="48" w:author="Murshed, Humyra Bente" w:date="2025-01-27T12:51:00Z" w16du:dateUtc="2025-01-27T20:51:00Z">
                    <w:rPr>
                      <w:b/>
                      <w:bCs/>
                    </w:rPr>
                  </w:rPrChange>
                </w:rPr>
                <w:t>Lables for grab sample bottle</w:t>
              </w:r>
            </w:ins>
          </w:p>
          <w:p w14:paraId="5EA52E5F" w14:textId="77777777" w:rsidR="00E82031" w:rsidRDefault="00E82031" w:rsidP="00A37685"/>
          <w:p w14:paraId="629DF6CD" w14:textId="44DBF51A" w:rsidR="00E82031" w:rsidRDefault="00D721DC" w:rsidP="00A37685">
            <w:pPr>
              <w:rPr>
                <w:b/>
                <w:bCs/>
              </w:rPr>
            </w:pPr>
            <w:r>
              <w:rPr>
                <w:b/>
                <w:bCs/>
              </w:rPr>
              <w:t>ISCO</w:t>
            </w:r>
            <w:r w:rsidR="00E82031">
              <w:rPr>
                <w:b/>
                <w:bCs/>
              </w:rPr>
              <w:t>:</w:t>
            </w:r>
          </w:p>
          <w:p w14:paraId="413498D3" w14:textId="74909FAB" w:rsidR="00E82031" w:rsidRDefault="00E82031" w:rsidP="004758F7">
            <w:pPr>
              <w:pStyle w:val="ListParagraph"/>
              <w:numPr>
                <w:ilvl w:val="0"/>
                <w:numId w:val="25"/>
              </w:numPr>
            </w:pPr>
            <w:r>
              <w:t>ISCO</w:t>
            </w:r>
          </w:p>
          <w:p w14:paraId="66A24791" w14:textId="79548388" w:rsidR="00E82031" w:rsidRDefault="00E82031" w:rsidP="004758F7">
            <w:pPr>
              <w:pStyle w:val="ListParagraph"/>
              <w:numPr>
                <w:ilvl w:val="0"/>
                <w:numId w:val="25"/>
              </w:numPr>
            </w:pPr>
            <w:r>
              <w:t>ISCO battery</w:t>
            </w:r>
          </w:p>
          <w:p w14:paraId="2D36EC79" w14:textId="7F730982" w:rsidR="00E82031" w:rsidRDefault="00E82031" w:rsidP="004758F7">
            <w:pPr>
              <w:pStyle w:val="ListParagraph"/>
              <w:numPr>
                <w:ilvl w:val="0"/>
                <w:numId w:val="25"/>
              </w:numPr>
            </w:pPr>
            <w:r>
              <w:t>ISCO tubing</w:t>
            </w:r>
          </w:p>
          <w:p w14:paraId="6A8A2BBC" w14:textId="33761273" w:rsidR="008526EF" w:rsidRDefault="008526EF" w:rsidP="004758F7">
            <w:pPr>
              <w:pStyle w:val="ListParagraph"/>
              <w:numPr>
                <w:ilvl w:val="0"/>
                <w:numId w:val="25"/>
              </w:numPr>
            </w:pPr>
            <w:r>
              <w:t>ISCO battery leash</w:t>
            </w:r>
          </w:p>
          <w:p w14:paraId="586DEB44" w14:textId="06F2BB03" w:rsidR="008526EF" w:rsidDel="00884821" w:rsidRDefault="008526EF" w:rsidP="004758F7">
            <w:pPr>
              <w:pStyle w:val="ListParagraph"/>
              <w:numPr>
                <w:ilvl w:val="0"/>
                <w:numId w:val="25"/>
              </w:numPr>
              <w:rPr>
                <w:del w:id="49" w:author="Basso, Marta" w:date="2025-01-02T09:57:00Z" w16du:dateUtc="2025-01-02T17:57:00Z"/>
              </w:rPr>
            </w:pPr>
            <w:r>
              <w:t>Battery plastic box</w:t>
            </w:r>
          </w:p>
          <w:p w14:paraId="65E81AF9" w14:textId="5CE73707" w:rsidR="00E82031" w:rsidDel="00884821" w:rsidRDefault="00E82031">
            <w:pPr>
              <w:pStyle w:val="ListParagraph"/>
              <w:numPr>
                <w:ilvl w:val="0"/>
                <w:numId w:val="25"/>
              </w:numPr>
              <w:rPr>
                <w:del w:id="50" w:author="Basso, Marta" w:date="2025-01-02T09:57:00Z" w16du:dateUtc="2025-01-02T17:57:00Z"/>
              </w:rPr>
            </w:pPr>
            <w:del w:id="51" w:author="Basso, Marta" w:date="2025-01-02T09:57:00Z" w16du:dateUtc="2025-01-02T17:57:00Z">
              <w:r w:rsidDel="00884821">
                <w:delText>Spare ISCO battery</w:delText>
              </w:r>
            </w:del>
          </w:p>
          <w:p w14:paraId="145FBB52" w14:textId="77777777" w:rsidR="00E82031" w:rsidRDefault="00E82031" w:rsidP="00884821">
            <w:pPr>
              <w:pStyle w:val="ListParagraph"/>
              <w:numPr>
                <w:ilvl w:val="0"/>
                <w:numId w:val="25"/>
              </w:numPr>
            </w:pPr>
            <w:del w:id="52" w:author="Basso, Marta" w:date="2025-01-02T09:57:00Z" w16du:dateUtc="2025-01-02T17:57:00Z">
              <w:r w:rsidDel="00884821">
                <w:delText>Spare ISCO</w:delText>
              </w:r>
            </w:del>
          </w:p>
          <w:p w14:paraId="3A3811FB" w14:textId="37D11552" w:rsidR="00E82031" w:rsidRDefault="00E82031" w:rsidP="004758F7">
            <w:pPr>
              <w:pStyle w:val="ListParagraph"/>
              <w:numPr>
                <w:ilvl w:val="0"/>
                <w:numId w:val="25"/>
              </w:numPr>
            </w:pPr>
            <w:del w:id="53" w:author="Basso, Marta" w:date="2025-01-02T09:57:00Z" w16du:dateUtc="2025-01-02T17:57:00Z">
              <w:r w:rsidDel="00884821">
                <w:delText xml:space="preserve">Spare </w:delText>
              </w:r>
            </w:del>
            <w:r>
              <w:t>ISCO tubing (internal and external tubes)</w:t>
            </w:r>
          </w:p>
          <w:p w14:paraId="48600E53" w14:textId="0DD181E6" w:rsidR="00E82031" w:rsidRPr="00045D1A" w:rsidRDefault="00E82031" w:rsidP="004758F7">
            <w:pPr>
              <w:pStyle w:val="ListParagraph"/>
              <w:numPr>
                <w:ilvl w:val="0"/>
                <w:numId w:val="25"/>
              </w:numPr>
              <w:rPr>
                <w:b/>
                <w:bCs/>
              </w:rPr>
            </w:pPr>
            <w:r w:rsidRPr="00432A90">
              <w:rPr>
                <w:lang w:val="en-GB"/>
              </w:rPr>
              <w:t>Replacement deep cycle batteries</w:t>
            </w:r>
          </w:p>
          <w:p w14:paraId="1D2439F5" w14:textId="2E73E980" w:rsidR="00E82031" w:rsidRDefault="00E82031" w:rsidP="004758F7">
            <w:pPr>
              <w:pStyle w:val="ListParagraph"/>
              <w:numPr>
                <w:ilvl w:val="0"/>
                <w:numId w:val="25"/>
              </w:numPr>
              <w:rPr>
                <w:lang w:val="en-GB"/>
              </w:rPr>
            </w:pPr>
            <w:r w:rsidRPr="00432A90">
              <w:rPr>
                <w:lang w:val="en-GB"/>
              </w:rPr>
              <w:t>Hose clamps</w:t>
            </w:r>
          </w:p>
          <w:p w14:paraId="15C7273E" w14:textId="1C5F8C12" w:rsidR="00E82031" w:rsidRDefault="00E82031" w:rsidP="004758F7">
            <w:pPr>
              <w:pStyle w:val="ListParagraph"/>
              <w:numPr>
                <w:ilvl w:val="0"/>
                <w:numId w:val="25"/>
              </w:numPr>
              <w:rPr>
                <w:lang w:val="en-GB"/>
              </w:rPr>
            </w:pPr>
            <w:r w:rsidRPr="00432A90">
              <w:rPr>
                <w:lang w:val="en-GB"/>
              </w:rPr>
              <w:t>Flat head screwdriver or socket driver for hose clamps</w:t>
            </w:r>
          </w:p>
          <w:p w14:paraId="1A607341" w14:textId="28A2689F" w:rsidR="00D721DC" w:rsidRDefault="00F27A5F" w:rsidP="004758F7">
            <w:pPr>
              <w:pStyle w:val="ListParagraph"/>
              <w:numPr>
                <w:ilvl w:val="0"/>
                <w:numId w:val="25"/>
              </w:numPr>
              <w:rPr>
                <w:lang w:val="en-GB"/>
              </w:rPr>
            </w:pPr>
            <w:ins w:id="54" w:author="Basso, Marta" w:date="2025-01-09T10:05:00Z" w16du:dateUtc="2025-01-09T18:05:00Z">
              <w:r>
                <w:rPr>
                  <w:lang w:val="en-GB"/>
                </w:rPr>
                <w:t xml:space="preserve">Long </w:t>
              </w:r>
            </w:ins>
            <w:ins w:id="55" w:author="Murshed, Humyra Bente" w:date="2025-01-27T12:47:00Z" w16du:dateUtc="2025-01-27T20:47:00Z">
              <w:r w:rsidR="003859FF">
                <w:rPr>
                  <w:lang w:val="en-GB"/>
                </w:rPr>
                <w:t>t</w:t>
              </w:r>
            </w:ins>
            <w:del w:id="56" w:author="Basso, Marta" w:date="2025-01-09T10:05:00Z" w16du:dateUtc="2025-01-09T18:05:00Z">
              <w:r w:rsidR="00D721DC" w:rsidRPr="00432A90" w:rsidDel="00F27A5F">
                <w:rPr>
                  <w:lang w:val="en-GB"/>
                </w:rPr>
                <w:delText>T</w:delText>
              </w:r>
            </w:del>
            <w:r w:rsidR="00D721DC" w:rsidRPr="00432A90">
              <w:rPr>
                <w:lang w:val="en-GB"/>
              </w:rPr>
              <w:t>ape measure</w:t>
            </w:r>
          </w:p>
          <w:p w14:paraId="01324AFA" w14:textId="77777777" w:rsidR="00D721DC" w:rsidRDefault="00D721DC" w:rsidP="004758F7">
            <w:pPr>
              <w:pStyle w:val="ListParagraph"/>
              <w:numPr>
                <w:ilvl w:val="0"/>
                <w:numId w:val="25"/>
              </w:numPr>
              <w:rPr>
                <w:lang w:val="en-GB"/>
              </w:rPr>
            </w:pPr>
            <w:r w:rsidRPr="00432A90">
              <w:rPr>
                <w:lang w:val="en-GB"/>
              </w:rPr>
              <w:t>Zip ties</w:t>
            </w:r>
          </w:p>
          <w:p w14:paraId="795A1E1C" w14:textId="66E74895" w:rsidR="00D721DC" w:rsidRDefault="00D721DC" w:rsidP="004758F7">
            <w:pPr>
              <w:pStyle w:val="ListParagraph"/>
              <w:numPr>
                <w:ilvl w:val="0"/>
                <w:numId w:val="25"/>
              </w:numPr>
              <w:rPr>
                <w:lang w:val="en-GB"/>
              </w:rPr>
            </w:pPr>
            <w:del w:id="57" w:author="Basso, Marta" w:date="2025-01-09T10:05:00Z" w16du:dateUtc="2025-01-09T18:05:00Z">
              <w:r w:rsidRPr="00432A90" w:rsidDel="00F27A5F">
                <w:rPr>
                  <w:lang w:val="en-GB"/>
                </w:rPr>
                <w:delText xml:space="preserve">Long </w:delText>
              </w:r>
            </w:del>
            <w:ins w:id="58" w:author="Basso, Marta" w:date="2025-01-09T10:05:00Z" w16du:dateUtc="2025-01-09T18:05:00Z">
              <w:r w:rsidR="00F27A5F">
                <w:rPr>
                  <w:lang w:val="en-GB"/>
                </w:rPr>
                <w:t>Diameter</w:t>
              </w:r>
              <w:r w:rsidR="00F27A5F" w:rsidRPr="00432A90">
                <w:rPr>
                  <w:lang w:val="en-GB"/>
                </w:rPr>
                <w:t xml:space="preserve"> </w:t>
              </w:r>
            </w:ins>
            <w:r w:rsidRPr="00432A90">
              <w:rPr>
                <w:lang w:val="en-GB"/>
              </w:rPr>
              <w:t>tape</w:t>
            </w:r>
            <w:ins w:id="59" w:author="Basso, Marta" w:date="2025-01-09T10:05:00Z" w16du:dateUtc="2025-01-09T18:05:00Z">
              <w:r w:rsidR="00F27A5F">
                <w:rPr>
                  <w:lang w:val="en-GB"/>
                </w:rPr>
                <w:t xml:space="preserve"> measure</w:t>
              </w:r>
            </w:ins>
          </w:p>
          <w:p w14:paraId="6ACC08D8" w14:textId="77777777" w:rsidR="00E82031" w:rsidRDefault="00D721DC" w:rsidP="004758F7">
            <w:pPr>
              <w:pStyle w:val="ListParagraph"/>
              <w:numPr>
                <w:ilvl w:val="0"/>
                <w:numId w:val="25"/>
              </w:numPr>
              <w:rPr>
                <w:lang w:val="en-GB"/>
              </w:rPr>
            </w:pPr>
            <w:r>
              <w:rPr>
                <w:lang w:val="en-GB"/>
              </w:rPr>
              <w:t>Voltmeter</w:t>
            </w:r>
          </w:p>
          <w:p w14:paraId="54DAF30C" w14:textId="5D329277" w:rsidR="00BF2031" w:rsidRDefault="00BF2031" w:rsidP="004758F7">
            <w:pPr>
              <w:pStyle w:val="ListParagraph"/>
              <w:numPr>
                <w:ilvl w:val="0"/>
                <w:numId w:val="25"/>
              </w:numPr>
              <w:rPr>
                <w:ins w:id="60" w:author="Basso, Marta" w:date="2024-11-15T09:07:00Z" w16du:dateUtc="2024-11-15T17:07:00Z"/>
                <w:lang w:val="en-GB"/>
              </w:rPr>
            </w:pPr>
            <w:r>
              <w:rPr>
                <w:lang w:val="en-GB"/>
              </w:rPr>
              <w:t>1000 ml graduated plastic cylinder</w:t>
            </w:r>
          </w:p>
          <w:p w14:paraId="7C302C3B" w14:textId="02B1DEFD" w:rsidR="002F528C" w:rsidRDefault="002F528C" w:rsidP="004758F7">
            <w:pPr>
              <w:pStyle w:val="ListParagraph"/>
              <w:numPr>
                <w:ilvl w:val="0"/>
                <w:numId w:val="25"/>
              </w:numPr>
              <w:rPr>
                <w:ins w:id="61" w:author="Bogaart, Manon" w:date="2024-12-17T16:08:00Z" w16du:dateUtc="2024-12-18T00:08:00Z"/>
                <w:lang w:val="en-GB"/>
              </w:rPr>
            </w:pPr>
            <w:ins w:id="62" w:author="Basso, Marta" w:date="2024-11-15T09:07:00Z" w16du:dateUtc="2024-11-15T17:07:00Z">
              <w:r>
                <w:rPr>
                  <w:lang w:val="en-GB"/>
                </w:rPr>
                <w:t>ISCO cal</w:t>
              </w:r>
            </w:ins>
            <w:ins w:id="63" w:author="Basso, Marta" w:date="2024-11-15T09:08:00Z" w16du:dateUtc="2024-11-15T17:08:00Z">
              <w:r>
                <w:rPr>
                  <w:lang w:val="en-GB"/>
                </w:rPr>
                <w:t>ibration bottle</w:t>
              </w:r>
            </w:ins>
          </w:p>
          <w:p w14:paraId="78308563" w14:textId="563F97EC" w:rsidR="003859FF" w:rsidRPr="003859FF" w:rsidRDefault="008408B7" w:rsidP="003859FF">
            <w:pPr>
              <w:pStyle w:val="ListParagraph"/>
              <w:numPr>
                <w:ilvl w:val="0"/>
                <w:numId w:val="25"/>
              </w:numPr>
              <w:rPr>
                <w:lang w:val="en-GB"/>
              </w:rPr>
            </w:pPr>
            <w:commentRangeStart w:id="64"/>
            <w:ins w:id="65" w:author="Bogaart, Manon" w:date="2024-12-17T16:08:00Z" w16du:dateUtc="2024-12-18T00:08:00Z">
              <w:r>
                <w:rPr>
                  <w:lang w:val="en-GB"/>
                </w:rPr>
                <w:t xml:space="preserve">Soap </w:t>
              </w:r>
              <w:commentRangeEnd w:id="64"/>
              <w:r>
                <w:rPr>
                  <w:rStyle w:val="CommentReference"/>
                </w:rPr>
                <w:commentReference w:id="64"/>
              </w:r>
            </w:ins>
          </w:p>
          <w:p w14:paraId="752AF9C3" w14:textId="77777777" w:rsidR="00D721DC" w:rsidRDefault="00D721DC" w:rsidP="00D721DC">
            <w:pPr>
              <w:rPr>
                <w:lang w:val="en-GB"/>
              </w:rPr>
            </w:pPr>
          </w:p>
          <w:p w14:paraId="177F204A" w14:textId="7CCD6220" w:rsidR="00D721DC" w:rsidRDefault="003854D0" w:rsidP="00D721DC">
            <w:pPr>
              <w:rPr>
                <w:lang w:val="en-GB"/>
              </w:rPr>
            </w:pPr>
            <w:r>
              <w:rPr>
                <w:b/>
                <w:bCs/>
                <w:lang w:val="en-GB"/>
              </w:rPr>
              <w:t>Pressure transducer:</w:t>
            </w:r>
          </w:p>
          <w:p w14:paraId="6B4B7773" w14:textId="3E320DF0" w:rsidR="00D721DC" w:rsidDel="00884821" w:rsidRDefault="00D721DC" w:rsidP="004758F7">
            <w:pPr>
              <w:pStyle w:val="ListParagraph"/>
              <w:numPr>
                <w:ilvl w:val="0"/>
                <w:numId w:val="25"/>
              </w:numPr>
              <w:rPr>
                <w:del w:id="66" w:author="Basso, Marta" w:date="2025-01-02T09:57:00Z" w16du:dateUtc="2025-01-02T17:57:00Z"/>
              </w:rPr>
            </w:pPr>
            <w:del w:id="67" w:author="Basso, Marta" w:date="2025-01-02T09:57:00Z" w16du:dateUtc="2025-01-02T17:57:00Z">
              <w:r w:rsidDel="00884821">
                <w:delText>Level logger</w:delText>
              </w:r>
              <w:r w:rsidR="00652824" w:rsidDel="00884821">
                <w:delText xml:space="preserve"> (Solinst)</w:delText>
              </w:r>
            </w:del>
          </w:p>
          <w:p w14:paraId="5EEC8F94" w14:textId="48BC1B87" w:rsidR="00413A2A" w:rsidRDefault="008A5C92" w:rsidP="004758F7">
            <w:pPr>
              <w:pStyle w:val="ListParagraph"/>
              <w:numPr>
                <w:ilvl w:val="0"/>
                <w:numId w:val="25"/>
              </w:numPr>
            </w:pPr>
            <w:r>
              <w:t>Laptop</w:t>
            </w:r>
          </w:p>
          <w:p w14:paraId="4808EC16" w14:textId="08D7CAC2" w:rsidR="00413A2A" w:rsidRDefault="00413A2A" w:rsidP="004758F7">
            <w:pPr>
              <w:pStyle w:val="ListParagraph"/>
              <w:numPr>
                <w:ilvl w:val="0"/>
                <w:numId w:val="25"/>
              </w:numPr>
            </w:pPr>
            <w:r>
              <w:t>Cable for readout and launching of level logger (when bottles are retrieved)</w:t>
            </w:r>
          </w:p>
          <w:p w14:paraId="598A1B5D" w14:textId="63DFD783" w:rsidR="00413A2A" w:rsidRDefault="00413A2A" w:rsidP="004758F7">
            <w:pPr>
              <w:pStyle w:val="ListParagraph"/>
              <w:numPr>
                <w:ilvl w:val="0"/>
                <w:numId w:val="25"/>
              </w:numPr>
              <w:rPr>
                <w:ins w:id="68" w:author="Basso, Marta" w:date="2024-12-27T11:27:00Z" w16du:dateUtc="2024-12-27T19:27:00Z"/>
              </w:rPr>
            </w:pPr>
            <w:r>
              <w:t>Cable for readout and launching of baro logger (when bottles are retrieved)</w:t>
            </w:r>
          </w:p>
          <w:p w14:paraId="511B8E61" w14:textId="77777777" w:rsidR="00E53A61" w:rsidRDefault="00E53A61">
            <w:pPr>
              <w:pStyle w:val="ListParagraph"/>
              <w:pPrChange w:id="69" w:author="Basso, Marta" w:date="2024-12-27T11:35:00Z" w16du:dateUtc="2024-12-27T19:35:00Z">
                <w:pPr>
                  <w:pStyle w:val="ListParagraph"/>
                  <w:numPr>
                    <w:numId w:val="25"/>
                  </w:numPr>
                  <w:ind w:hanging="360"/>
                </w:pPr>
              </w:pPrChange>
            </w:pPr>
          </w:p>
          <w:p w14:paraId="5D28EF1A" w14:textId="77777777" w:rsidR="00E53A61" w:rsidRDefault="00E53A61" w:rsidP="00E53A61">
            <w:pPr>
              <w:rPr>
                <w:ins w:id="70" w:author="Basso, Marta" w:date="2024-12-27T11:35:00Z" w16du:dateUtc="2024-12-27T19:35:00Z"/>
                <w:b/>
                <w:bCs/>
              </w:rPr>
            </w:pPr>
            <w:ins w:id="71" w:author="Basso, Marta" w:date="2024-12-27T11:35:00Z" w16du:dateUtc="2024-12-27T19:35:00Z">
              <w:r>
                <w:rPr>
                  <w:b/>
                  <w:bCs/>
                </w:rPr>
                <w:t>Sondes:</w:t>
              </w:r>
            </w:ins>
          </w:p>
          <w:p w14:paraId="0669B32F" w14:textId="77777777" w:rsidR="00E53A61" w:rsidRDefault="00E53A61" w:rsidP="00E53A61">
            <w:pPr>
              <w:pStyle w:val="ListParagraph"/>
              <w:numPr>
                <w:ilvl w:val="0"/>
                <w:numId w:val="8"/>
              </w:numPr>
              <w:rPr>
                <w:ins w:id="72" w:author="Basso, Marta" w:date="2024-12-27T11:35:00Z" w16du:dateUtc="2024-12-27T19:35:00Z"/>
              </w:rPr>
            </w:pPr>
            <w:ins w:id="73" w:author="Basso, Marta" w:date="2024-12-27T11:35:00Z" w16du:dateUtc="2024-12-27T19:35:00Z">
              <w:r>
                <w:t>Sonde handheld</w:t>
              </w:r>
            </w:ins>
          </w:p>
          <w:p w14:paraId="200BB36B" w14:textId="77777777" w:rsidR="00E53A61" w:rsidRDefault="00E53A61" w:rsidP="00E53A61">
            <w:pPr>
              <w:pStyle w:val="ListParagraph"/>
              <w:numPr>
                <w:ilvl w:val="0"/>
                <w:numId w:val="8"/>
              </w:numPr>
              <w:rPr>
                <w:ins w:id="74" w:author="Basso, Marta" w:date="2024-12-27T11:35:00Z" w16du:dateUtc="2024-12-27T19:35:00Z"/>
              </w:rPr>
            </w:pPr>
            <w:ins w:id="75" w:author="Basso, Marta" w:date="2024-12-27T11:35:00Z" w16du:dateUtc="2024-12-27T19:35:00Z">
              <w:r>
                <w:t>Sonde field cable</w:t>
              </w:r>
            </w:ins>
          </w:p>
          <w:p w14:paraId="168EA80B" w14:textId="77777777" w:rsidR="00E53A61" w:rsidDel="003859FF" w:rsidRDefault="00E53A61" w:rsidP="00E53A61">
            <w:pPr>
              <w:pStyle w:val="ListParagraph"/>
              <w:numPr>
                <w:ilvl w:val="0"/>
                <w:numId w:val="8"/>
              </w:numPr>
              <w:rPr>
                <w:ins w:id="76" w:author="Basso, Marta" w:date="2024-12-27T11:35:00Z" w16du:dateUtc="2024-12-27T19:35:00Z"/>
                <w:del w:id="77" w:author="Murshed, Humyra Bente" w:date="2025-01-27T12:52:00Z" w16du:dateUtc="2025-01-27T20:52:00Z"/>
              </w:rPr>
            </w:pPr>
            <w:ins w:id="78" w:author="Basso, Marta" w:date="2024-12-27T11:35:00Z" w16du:dateUtc="2024-12-27T19:35:00Z">
              <w:r>
                <w:t>D batteries (x4 for each sonde + extras)</w:t>
              </w:r>
            </w:ins>
          </w:p>
          <w:p w14:paraId="5CF4A275" w14:textId="6BE6E135" w:rsidR="00D721DC" w:rsidRPr="003859FF" w:rsidRDefault="00D721DC" w:rsidP="00045D1A">
            <w:pPr>
              <w:pStyle w:val="ListParagraph"/>
              <w:numPr>
                <w:ilvl w:val="0"/>
                <w:numId w:val="8"/>
              </w:numPr>
              <w:rPr>
                <w:lang w:val="en-GB"/>
              </w:rPr>
              <w:pPrChange w:id="79" w:author="Murshed, Humyra Bente" w:date="2025-01-27T12:52:00Z" w16du:dateUtc="2025-01-27T20:52:00Z">
                <w:pPr/>
              </w:pPrChange>
            </w:pPr>
          </w:p>
        </w:tc>
        <w:tc>
          <w:tcPr>
            <w:tcW w:w="5040" w:type="dxa"/>
            <w:tcPrChange w:id="80" w:author="Basso, Marta" w:date="2024-12-27T11:51:00Z" w16du:dateUtc="2024-12-27T19:51:00Z">
              <w:tcPr>
                <w:tcW w:w="4675" w:type="dxa"/>
              </w:tcPr>
            </w:tcPrChange>
          </w:tcPr>
          <w:p w14:paraId="4FD1E8E5" w14:textId="4ABBE280" w:rsidR="0060354D" w:rsidDel="00E53A61" w:rsidRDefault="0060354D" w:rsidP="00D721DC">
            <w:pPr>
              <w:rPr>
                <w:del w:id="81" w:author="Basso, Marta" w:date="2024-12-27T11:35:00Z" w16du:dateUtc="2024-12-27T19:35:00Z"/>
                <w:b/>
                <w:bCs/>
              </w:rPr>
            </w:pPr>
            <w:del w:id="82" w:author="Basso, Marta" w:date="2024-12-27T11:35:00Z" w16du:dateUtc="2024-12-27T19:35:00Z">
              <w:r w:rsidDel="00E53A61">
                <w:rPr>
                  <w:b/>
                  <w:bCs/>
                </w:rPr>
                <w:lastRenderedPageBreak/>
                <w:delText>Sondes:</w:delText>
              </w:r>
            </w:del>
          </w:p>
          <w:p w14:paraId="7E862086" w14:textId="367C77F6" w:rsidR="0060354D" w:rsidDel="00E53A61" w:rsidRDefault="0060354D" w:rsidP="0060354D">
            <w:pPr>
              <w:pStyle w:val="ListParagraph"/>
              <w:numPr>
                <w:ilvl w:val="0"/>
                <w:numId w:val="8"/>
              </w:numPr>
              <w:rPr>
                <w:del w:id="83" w:author="Basso, Marta" w:date="2024-12-27T11:35:00Z" w16du:dateUtc="2024-12-27T19:35:00Z"/>
              </w:rPr>
            </w:pPr>
            <w:del w:id="84" w:author="Basso, Marta" w:date="2024-12-27T11:35:00Z" w16du:dateUtc="2024-12-27T19:35:00Z">
              <w:r w:rsidDel="00E53A61">
                <w:delText>Sonde handheld</w:delText>
              </w:r>
            </w:del>
          </w:p>
          <w:p w14:paraId="7A9AB03C" w14:textId="513BF46D" w:rsidR="0060354D" w:rsidDel="00E53A61" w:rsidRDefault="0060354D" w:rsidP="0060354D">
            <w:pPr>
              <w:pStyle w:val="ListParagraph"/>
              <w:numPr>
                <w:ilvl w:val="0"/>
                <w:numId w:val="8"/>
              </w:numPr>
              <w:rPr>
                <w:del w:id="85" w:author="Basso, Marta" w:date="2024-12-27T11:35:00Z" w16du:dateUtc="2024-12-27T19:35:00Z"/>
              </w:rPr>
            </w:pPr>
            <w:del w:id="86" w:author="Basso, Marta" w:date="2024-12-27T11:35:00Z" w16du:dateUtc="2024-12-27T19:35:00Z">
              <w:r w:rsidDel="00E53A61">
                <w:delText>Sonde field cable</w:delText>
              </w:r>
            </w:del>
          </w:p>
          <w:p w14:paraId="1B67DBDE" w14:textId="622A32E0" w:rsidR="0060354D" w:rsidDel="00E53A61" w:rsidRDefault="0060354D" w:rsidP="0060354D">
            <w:pPr>
              <w:pStyle w:val="ListParagraph"/>
              <w:numPr>
                <w:ilvl w:val="0"/>
                <w:numId w:val="8"/>
              </w:numPr>
              <w:rPr>
                <w:del w:id="87" w:author="Basso, Marta" w:date="2024-12-27T11:35:00Z" w16du:dateUtc="2024-12-27T19:35:00Z"/>
              </w:rPr>
            </w:pPr>
            <w:del w:id="88" w:author="Basso, Marta" w:date="2024-12-27T11:35:00Z" w16du:dateUtc="2024-12-27T19:35:00Z">
              <w:r w:rsidDel="00E53A61">
                <w:delText xml:space="preserve">Sonde(s) with calibrated sensors </w:delText>
              </w:r>
            </w:del>
          </w:p>
          <w:p w14:paraId="7A6AA70A" w14:textId="669FF37F" w:rsidR="0060354D" w:rsidDel="00E53A61" w:rsidRDefault="0060354D" w:rsidP="0060354D">
            <w:pPr>
              <w:pStyle w:val="ListParagraph"/>
              <w:numPr>
                <w:ilvl w:val="0"/>
                <w:numId w:val="8"/>
              </w:numPr>
              <w:rPr>
                <w:del w:id="89" w:author="Basso, Marta" w:date="2024-12-27T11:35:00Z" w16du:dateUtc="2024-12-27T19:35:00Z"/>
              </w:rPr>
            </w:pPr>
            <w:del w:id="90" w:author="Basso, Marta" w:date="2024-12-27T11:35:00Z" w16du:dateUtc="2024-12-27T19:35:00Z">
              <w:r w:rsidDel="00E53A61">
                <w:delText>D batteries (x4 for each sonde + extras)</w:delText>
              </w:r>
            </w:del>
          </w:p>
          <w:p w14:paraId="68973134" w14:textId="1C8CF597" w:rsidR="0060354D" w:rsidDel="004758F7" w:rsidRDefault="0060354D" w:rsidP="0060354D">
            <w:pPr>
              <w:pStyle w:val="ListParagraph"/>
              <w:numPr>
                <w:ilvl w:val="0"/>
                <w:numId w:val="8"/>
              </w:numPr>
              <w:rPr>
                <w:del w:id="91" w:author="Basso, Marta" w:date="2024-12-27T11:27:00Z" w16du:dateUtc="2024-12-27T19:27:00Z"/>
              </w:rPr>
            </w:pPr>
            <w:del w:id="92" w:author="Basso, Marta" w:date="2024-12-27T11:27:00Z" w16du:dateUtc="2024-12-27T19:27:00Z">
              <w:r w:rsidDel="004758F7">
                <w:delText>Barologger + barologger housing</w:delText>
              </w:r>
            </w:del>
          </w:p>
          <w:p w14:paraId="7B540E99" w14:textId="4BCDA268" w:rsidR="00413A2A" w:rsidDel="00E53A61" w:rsidRDefault="00413A2A" w:rsidP="00045D1A">
            <w:pPr>
              <w:rPr>
                <w:del w:id="93" w:author="Basso, Marta" w:date="2024-12-27T11:35:00Z" w16du:dateUtc="2024-12-27T19:35:00Z"/>
              </w:rPr>
            </w:pPr>
          </w:p>
          <w:p w14:paraId="7B5F9FEC" w14:textId="0BF86940" w:rsidR="00413A2A" w:rsidDel="00884821" w:rsidRDefault="00413A2A" w:rsidP="00045D1A">
            <w:pPr>
              <w:rPr>
                <w:del w:id="94" w:author="Basso, Marta" w:date="2025-01-02T09:58:00Z" w16du:dateUtc="2025-01-02T17:58:00Z"/>
                <w:b/>
              </w:rPr>
            </w:pPr>
            <w:r>
              <w:rPr>
                <w:b/>
              </w:rPr>
              <w:t>Rainfall gauge</w:t>
            </w:r>
          </w:p>
          <w:p w14:paraId="53EA60AA" w14:textId="0E944A2A" w:rsidR="00413A2A" w:rsidRPr="00045D1A" w:rsidDel="00E53A61" w:rsidRDefault="00413A2A" w:rsidP="00045D1A">
            <w:pPr>
              <w:rPr>
                <w:del w:id="95" w:author="Basso, Marta" w:date="2024-12-27T11:35:00Z" w16du:dateUtc="2024-12-27T19:35:00Z"/>
                <w:b/>
              </w:rPr>
            </w:pPr>
          </w:p>
          <w:p w14:paraId="73D27891" w14:textId="6932E85E" w:rsidR="004758F7" w:rsidRPr="00884821" w:rsidRDefault="004758F7">
            <w:pPr>
              <w:rPr>
                <w:ins w:id="96" w:author="Basso, Marta" w:date="2024-12-27T11:32:00Z" w16du:dateUtc="2024-12-27T19:32:00Z"/>
                <w:b/>
                <w:bCs/>
                <w:rPrChange w:id="97" w:author="Basso, Marta" w:date="2025-01-02T09:58:00Z" w16du:dateUtc="2025-01-02T17:58:00Z">
                  <w:rPr>
                    <w:ins w:id="98" w:author="Basso, Marta" w:date="2024-12-27T11:32:00Z" w16du:dateUtc="2024-12-27T19:32:00Z"/>
                  </w:rPr>
                </w:rPrChange>
              </w:rPr>
              <w:pPrChange w:id="99" w:author="Basso, Marta" w:date="2025-01-02T09:58:00Z" w16du:dateUtc="2025-01-02T17:58:00Z">
                <w:pPr>
                  <w:pStyle w:val="ListParagraph"/>
                  <w:numPr>
                    <w:numId w:val="45"/>
                  </w:numPr>
                  <w:ind w:hanging="360"/>
                </w:pPr>
              </w:pPrChange>
            </w:pPr>
          </w:p>
          <w:p w14:paraId="21CB9A3D" w14:textId="77777777" w:rsidR="004758F7" w:rsidRPr="00E97020" w:rsidRDefault="004758F7" w:rsidP="004758F7">
            <w:pPr>
              <w:pStyle w:val="ListParagraph"/>
              <w:numPr>
                <w:ilvl w:val="0"/>
                <w:numId w:val="45"/>
              </w:numPr>
              <w:rPr>
                <w:ins w:id="100" w:author="Basso, Marta" w:date="2024-12-27T11:32:00Z" w16du:dateUtc="2024-12-27T19:32:00Z"/>
                <w:b/>
                <w:bCs/>
              </w:rPr>
            </w:pPr>
            <w:ins w:id="101" w:author="Basso, Marta" w:date="2024-12-27T11:32:00Z" w16du:dateUtc="2024-12-27T19:32:00Z">
              <w:r>
                <w:t>Coin cell battery</w:t>
              </w:r>
            </w:ins>
          </w:p>
          <w:p w14:paraId="22563F34" w14:textId="765149BF" w:rsidR="004758F7" w:rsidRPr="004758F7" w:rsidRDefault="004758F7" w:rsidP="004758F7">
            <w:pPr>
              <w:pStyle w:val="ListParagraph"/>
              <w:numPr>
                <w:ilvl w:val="0"/>
                <w:numId w:val="45"/>
              </w:numPr>
              <w:rPr>
                <w:ins w:id="102" w:author="Basso, Marta" w:date="2024-12-27T11:31:00Z" w16du:dateUtc="2024-12-27T19:31:00Z"/>
                <w:b/>
                <w:bCs/>
                <w:rPrChange w:id="103" w:author="Basso, Marta" w:date="2024-12-27T11:33:00Z" w16du:dateUtc="2024-12-27T19:33:00Z">
                  <w:rPr>
                    <w:ins w:id="104" w:author="Basso, Marta" w:date="2024-12-27T11:31:00Z" w16du:dateUtc="2024-12-27T19:31:00Z"/>
                  </w:rPr>
                </w:rPrChange>
              </w:rPr>
            </w:pPr>
            <w:ins w:id="105" w:author="Basso, Marta" w:date="2024-12-27T11:32:00Z" w16du:dateUtc="2024-12-27T19:32:00Z">
              <w:r>
                <w:t>Small screwdriver for battery replacement</w:t>
              </w:r>
            </w:ins>
          </w:p>
          <w:p w14:paraId="0890E491" w14:textId="2250E86F" w:rsidR="00FE22DA" w:rsidRPr="004758F7" w:rsidRDefault="00413A2A" w:rsidP="004758F7">
            <w:pPr>
              <w:pStyle w:val="ListParagraph"/>
              <w:numPr>
                <w:ilvl w:val="0"/>
                <w:numId w:val="45"/>
              </w:numPr>
              <w:rPr>
                <w:ins w:id="106" w:author="Basso, Marta" w:date="2024-12-27T11:34:00Z" w16du:dateUtc="2024-12-27T19:34:00Z"/>
                <w:b/>
                <w:bCs/>
                <w:rPrChange w:id="107" w:author="Basso, Marta" w:date="2024-12-27T11:34:00Z" w16du:dateUtc="2024-12-27T19:34:00Z">
                  <w:rPr>
                    <w:ins w:id="108" w:author="Basso, Marta" w:date="2024-12-27T11:34:00Z" w16du:dateUtc="2024-12-27T19:34:00Z"/>
                    <w:bCs/>
                  </w:rPr>
                </w:rPrChange>
              </w:rPr>
            </w:pPr>
            <w:r w:rsidRPr="004758F7">
              <w:rPr>
                <w:bCs/>
              </w:rPr>
              <w:t>Cable for readout (when bottled are retrieved)</w:t>
            </w:r>
          </w:p>
          <w:p w14:paraId="6C7684F2" w14:textId="77777777" w:rsidR="004758F7" w:rsidRDefault="004758F7" w:rsidP="004758F7">
            <w:pPr>
              <w:rPr>
                <w:ins w:id="109" w:author="Basso, Marta" w:date="2024-12-27T11:34:00Z" w16du:dateUtc="2024-12-27T19:34:00Z"/>
                <w:b/>
                <w:bCs/>
              </w:rPr>
            </w:pPr>
          </w:p>
          <w:p w14:paraId="3C39FED2" w14:textId="77777777" w:rsidR="004758F7" w:rsidRPr="008802A1" w:rsidRDefault="004758F7" w:rsidP="004758F7">
            <w:pPr>
              <w:rPr>
                <w:ins w:id="110" w:author="Basso, Marta" w:date="2024-12-27T11:34:00Z" w16du:dateUtc="2024-12-27T19:34:00Z"/>
                <w:b/>
                <w:bCs/>
              </w:rPr>
            </w:pPr>
            <w:ins w:id="111" w:author="Basso, Marta" w:date="2024-12-27T11:34:00Z" w16du:dateUtc="2024-12-27T19:34:00Z">
              <w:r w:rsidRPr="008802A1">
                <w:rPr>
                  <w:b/>
                  <w:bCs/>
                </w:rPr>
                <w:t>Miscellaneous:</w:t>
              </w:r>
            </w:ins>
          </w:p>
          <w:p w14:paraId="17F19416" w14:textId="0B76A6B1" w:rsidR="004758F7" w:rsidRDefault="004758F7" w:rsidP="004758F7">
            <w:pPr>
              <w:pStyle w:val="ListParagraph"/>
              <w:numPr>
                <w:ilvl w:val="0"/>
                <w:numId w:val="8"/>
              </w:numPr>
              <w:rPr>
                <w:ins w:id="112" w:author="Basso, Marta" w:date="2025-01-09T10:47:00Z" w16du:dateUtc="2025-01-09T18:47:00Z"/>
              </w:rPr>
            </w:pPr>
            <w:ins w:id="113" w:author="Basso, Marta" w:date="2024-12-27T11:34:00Z" w16du:dateUtc="2024-12-27T19:34:00Z">
              <w:r>
                <w:t>Keys</w:t>
              </w:r>
            </w:ins>
          </w:p>
          <w:p w14:paraId="50E35810" w14:textId="779B0783" w:rsidR="00F75CC5" w:rsidRDefault="00F75CC5" w:rsidP="004758F7">
            <w:pPr>
              <w:pStyle w:val="ListParagraph"/>
              <w:numPr>
                <w:ilvl w:val="0"/>
                <w:numId w:val="8"/>
              </w:numPr>
              <w:rPr>
                <w:ins w:id="114" w:author="Basso, Marta" w:date="2024-12-27T11:50:00Z" w16du:dateUtc="2024-12-27T19:50:00Z"/>
              </w:rPr>
            </w:pPr>
            <w:ins w:id="115" w:author="Basso, Marta" w:date="2025-01-09T10:47:00Z" w16du:dateUtc="2025-01-09T18:47:00Z">
              <w:r>
                <w:t>umbrella</w:t>
              </w:r>
            </w:ins>
          </w:p>
          <w:p w14:paraId="68196150" w14:textId="4228D1AA" w:rsidR="008740BC" w:rsidRDefault="008740BC" w:rsidP="004758F7">
            <w:pPr>
              <w:pStyle w:val="ListParagraph"/>
              <w:numPr>
                <w:ilvl w:val="0"/>
                <w:numId w:val="8"/>
              </w:numPr>
              <w:rPr>
                <w:ins w:id="116" w:author="Basso, Marta" w:date="2024-12-27T11:34:00Z" w16du:dateUtc="2024-12-27T19:34:00Z"/>
              </w:rPr>
            </w:pPr>
            <w:ins w:id="117" w:author="Basso, Marta" w:date="2024-12-27T11:53:00Z" w16du:dateUtc="2024-12-27T19:53:00Z">
              <w:r>
                <w:t>Nitrile g</w:t>
              </w:r>
            </w:ins>
            <w:ins w:id="118" w:author="Basso, Marta" w:date="2024-12-27T11:50:00Z" w16du:dateUtc="2024-12-27T19:50:00Z">
              <w:r>
                <w:t>loves</w:t>
              </w:r>
            </w:ins>
          </w:p>
          <w:p w14:paraId="49D9114C" w14:textId="501F08C0" w:rsidR="004758F7" w:rsidRDefault="004758F7" w:rsidP="007853F2">
            <w:pPr>
              <w:pStyle w:val="ListParagraph"/>
              <w:numPr>
                <w:ilvl w:val="0"/>
                <w:numId w:val="8"/>
              </w:numPr>
              <w:rPr>
                <w:ins w:id="119" w:author="Basso, Marta" w:date="2024-12-27T11:34:00Z" w16du:dateUtc="2024-12-27T19:34:00Z"/>
              </w:rPr>
            </w:pPr>
            <w:ins w:id="120" w:author="Basso, Marta" w:date="2024-12-27T11:34:00Z" w16du:dateUtc="2024-12-27T19:34:00Z">
              <w:r>
                <w:t>Waders and/or boots-rubber boots</w:t>
              </w:r>
            </w:ins>
          </w:p>
          <w:p w14:paraId="27795AB7" w14:textId="77777777" w:rsidR="004758F7" w:rsidRDefault="004758F7" w:rsidP="004758F7">
            <w:pPr>
              <w:pStyle w:val="ListParagraph"/>
              <w:numPr>
                <w:ilvl w:val="0"/>
                <w:numId w:val="8"/>
              </w:numPr>
              <w:rPr>
                <w:ins w:id="121" w:author="Basso, Marta" w:date="2024-12-27T11:34:00Z" w16du:dateUtc="2024-12-27T19:34:00Z"/>
                <w:lang w:val="en-GB"/>
              </w:rPr>
            </w:pPr>
            <w:ins w:id="122" w:author="Basso, Marta" w:date="2024-12-27T11:34:00Z" w16du:dateUtc="2024-12-27T19:34:00Z">
              <w:r w:rsidRPr="00432A90">
                <w:rPr>
                  <w:lang w:val="en-GB"/>
                </w:rPr>
                <w:t>Knife</w:t>
              </w:r>
            </w:ins>
          </w:p>
          <w:p w14:paraId="62E55D57" w14:textId="21B71CA4" w:rsidR="004758F7" w:rsidRPr="004758F7" w:rsidRDefault="004758F7" w:rsidP="004758F7">
            <w:pPr>
              <w:pStyle w:val="ListParagraph"/>
              <w:numPr>
                <w:ilvl w:val="0"/>
                <w:numId w:val="8"/>
              </w:numPr>
              <w:rPr>
                <w:ins w:id="123" w:author="Basso, Marta" w:date="2024-12-27T11:34:00Z" w16du:dateUtc="2024-12-27T19:34:00Z"/>
              </w:rPr>
            </w:pPr>
            <w:ins w:id="124" w:author="Basso, Marta" w:date="2024-12-27T11:34:00Z" w16du:dateUtc="2024-12-27T19:34:00Z">
              <w:r>
                <w:t>Duct tape</w:t>
              </w:r>
            </w:ins>
          </w:p>
          <w:p w14:paraId="143AAFF8" w14:textId="77777777" w:rsidR="004758F7" w:rsidRDefault="004758F7" w:rsidP="004758F7">
            <w:pPr>
              <w:pStyle w:val="ListParagraph"/>
              <w:numPr>
                <w:ilvl w:val="0"/>
                <w:numId w:val="8"/>
              </w:numPr>
              <w:rPr>
                <w:ins w:id="125" w:author="Basso, Marta" w:date="2024-12-27T11:34:00Z" w16du:dateUtc="2024-12-27T19:34:00Z"/>
              </w:rPr>
            </w:pPr>
            <w:ins w:id="126" w:author="Basso, Marta" w:date="2024-12-27T11:34:00Z" w16du:dateUtc="2024-12-27T19:34:00Z">
              <w:r>
                <w:t>Tablet with georeferenced maps</w:t>
              </w:r>
            </w:ins>
          </w:p>
          <w:p w14:paraId="2A7D7D02" w14:textId="77777777" w:rsidR="004758F7" w:rsidRDefault="004758F7" w:rsidP="004758F7">
            <w:pPr>
              <w:pStyle w:val="ListParagraph"/>
              <w:numPr>
                <w:ilvl w:val="0"/>
                <w:numId w:val="8"/>
              </w:numPr>
              <w:rPr>
                <w:ins w:id="127" w:author="Basso, Marta" w:date="2024-12-27T11:34:00Z" w16du:dateUtc="2024-12-27T19:34:00Z"/>
              </w:rPr>
            </w:pPr>
            <w:ins w:id="128" w:author="Basso, Marta" w:date="2024-12-27T11:34:00Z" w16du:dateUtc="2024-12-27T19:34:00Z">
              <w:r>
                <w:t>Paper maps</w:t>
              </w:r>
            </w:ins>
          </w:p>
          <w:p w14:paraId="2B318D3F" w14:textId="77777777" w:rsidR="004758F7" w:rsidRDefault="004758F7" w:rsidP="004758F7">
            <w:pPr>
              <w:pStyle w:val="ListParagraph"/>
              <w:numPr>
                <w:ilvl w:val="0"/>
                <w:numId w:val="8"/>
              </w:numPr>
              <w:rPr>
                <w:ins w:id="129" w:author="Basso, Marta" w:date="2024-12-27T11:34:00Z" w16du:dateUtc="2024-12-27T19:34:00Z"/>
              </w:rPr>
            </w:pPr>
            <w:ins w:id="130" w:author="Basso, Marta" w:date="2024-12-27T11:34:00Z" w16du:dateUtc="2024-12-27T19:34:00Z">
              <w:r>
                <w:t>Permits, permissions, contact info</w:t>
              </w:r>
            </w:ins>
          </w:p>
          <w:p w14:paraId="2704635C" w14:textId="77777777" w:rsidR="004758F7" w:rsidRDefault="004758F7" w:rsidP="004758F7">
            <w:pPr>
              <w:pStyle w:val="ListParagraph"/>
              <w:numPr>
                <w:ilvl w:val="0"/>
                <w:numId w:val="8"/>
              </w:numPr>
              <w:rPr>
                <w:ins w:id="131" w:author="Basso, Marta" w:date="2024-12-27T11:34:00Z" w16du:dateUtc="2024-12-27T19:34:00Z"/>
              </w:rPr>
            </w:pPr>
            <w:ins w:id="132" w:author="Basso, Marta" w:date="2024-12-27T11:34:00Z" w16du:dateUtc="2024-12-27T19:34:00Z">
              <w:r>
                <w:t>Colorful ribbon for marking</w:t>
              </w:r>
            </w:ins>
          </w:p>
          <w:p w14:paraId="6E64801C" w14:textId="77777777" w:rsidR="004758F7" w:rsidRDefault="004758F7" w:rsidP="004758F7">
            <w:pPr>
              <w:pStyle w:val="ListParagraph"/>
              <w:numPr>
                <w:ilvl w:val="0"/>
                <w:numId w:val="8"/>
              </w:numPr>
              <w:rPr>
                <w:ins w:id="133" w:author="Basso, Marta" w:date="2024-12-27T11:34:00Z" w16du:dateUtc="2024-12-27T19:34:00Z"/>
                <w:lang w:val="en-GB"/>
              </w:rPr>
            </w:pPr>
            <w:ins w:id="134" w:author="Basso, Marta" w:date="2024-12-27T11:34:00Z" w16du:dateUtc="2024-12-27T19:34:00Z">
              <w:r w:rsidRPr="00432A90">
                <w:rPr>
                  <w:lang w:val="en-GB"/>
                </w:rPr>
                <w:t>Field notebooks</w:t>
              </w:r>
            </w:ins>
          </w:p>
          <w:p w14:paraId="20939B26" w14:textId="77777777" w:rsidR="004758F7" w:rsidRDefault="004758F7" w:rsidP="004758F7">
            <w:pPr>
              <w:pStyle w:val="ListParagraph"/>
              <w:numPr>
                <w:ilvl w:val="0"/>
                <w:numId w:val="8"/>
              </w:numPr>
              <w:rPr>
                <w:ins w:id="135" w:author="Basso, Marta" w:date="2024-12-27T11:34:00Z" w16du:dateUtc="2024-12-27T19:34:00Z"/>
                <w:lang w:val="en-GB"/>
              </w:rPr>
            </w:pPr>
            <w:ins w:id="136" w:author="Basso, Marta" w:date="2024-12-27T11:34:00Z" w16du:dateUtc="2024-12-27T19:34:00Z">
              <w:r>
                <w:rPr>
                  <w:lang w:val="en-GB"/>
                </w:rPr>
                <w:t>Field forms</w:t>
              </w:r>
            </w:ins>
          </w:p>
          <w:p w14:paraId="59B3C6B6" w14:textId="77777777" w:rsidR="004758F7" w:rsidRDefault="004758F7" w:rsidP="004758F7">
            <w:pPr>
              <w:pStyle w:val="ListParagraph"/>
              <w:numPr>
                <w:ilvl w:val="0"/>
                <w:numId w:val="8"/>
              </w:numPr>
              <w:rPr>
                <w:ins w:id="137" w:author="Basso, Marta" w:date="2024-12-27T11:34:00Z" w16du:dateUtc="2024-12-27T19:34:00Z"/>
                <w:lang w:val="en-GB"/>
              </w:rPr>
            </w:pPr>
            <w:ins w:id="138" w:author="Basso, Marta" w:date="2024-12-27T11:34:00Z" w16du:dateUtc="2024-12-27T19:34:00Z">
              <w:r>
                <w:rPr>
                  <w:lang w:val="en-GB"/>
                </w:rPr>
                <w:t>Extra rain on paper</w:t>
              </w:r>
            </w:ins>
          </w:p>
          <w:p w14:paraId="60DB2003" w14:textId="77777777" w:rsidR="004758F7" w:rsidRPr="00CE09AE" w:rsidRDefault="004758F7" w:rsidP="004758F7">
            <w:pPr>
              <w:pStyle w:val="ListParagraph"/>
              <w:numPr>
                <w:ilvl w:val="0"/>
                <w:numId w:val="8"/>
              </w:numPr>
              <w:rPr>
                <w:ins w:id="139" w:author="Basso, Marta" w:date="2024-12-27T11:34:00Z" w16du:dateUtc="2024-12-27T19:34:00Z"/>
              </w:rPr>
            </w:pPr>
            <w:ins w:id="140" w:author="Basso, Marta" w:date="2024-12-27T11:34:00Z" w16du:dateUtc="2024-12-27T19:34:00Z">
              <w:r>
                <w:t xml:space="preserve">Washi labeling tape </w:t>
              </w:r>
            </w:ins>
          </w:p>
          <w:p w14:paraId="1E3512E4" w14:textId="1605B5C4" w:rsidR="004758F7" w:rsidRDefault="004758F7" w:rsidP="004758F7">
            <w:pPr>
              <w:pStyle w:val="ListParagraph"/>
              <w:numPr>
                <w:ilvl w:val="0"/>
                <w:numId w:val="8"/>
              </w:numPr>
              <w:rPr>
                <w:ins w:id="141" w:author="Basso, Marta" w:date="2024-12-27T11:34:00Z" w16du:dateUtc="2024-12-27T19:34:00Z"/>
                <w:lang w:val="en-GB"/>
              </w:rPr>
            </w:pPr>
            <w:ins w:id="142" w:author="Basso, Marta" w:date="2024-12-27T11:34:00Z" w16du:dateUtc="2024-12-27T19:34:00Z">
              <w:r w:rsidRPr="00432A90">
                <w:rPr>
                  <w:lang w:val="en-GB"/>
                </w:rPr>
                <w:t>Sharpies</w:t>
              </w:r>
            </w:ins>
            <w:ins w:id="143" w:author="Basso, Marta" w:date="2024-12-27T11:36:00Z" w16du:dateUtc="2024-12-27T19:36:00Z">
              <w:r w:rsidR="00E53A61">
                <w:rPr>
                  <w:lang w:val="en-GB"/>
                </w:rPr>
                <w:t xml:space="preserve"> and pencils</w:t>
              </w:r>
            </w:ins>
          </w:p>
          <w:p w14:paraId="75226A40" w14:textId="77777777" w:rsidR="004758F7" w:rsidRPr="00CE09AE" w:rsidRDefault="004758F7" w:rsidP="004758F7">
            <w:pPr>
              <w:pStyle w:val="ListParagraph"/>
              <w:numPr>
                <w:ilvl w:val="0"/>
                <w:numId w:val="8"/>
              </w:numPr>
              <w:rPr>
                <w:ins w:id="144" w:author="Basso, Marta" w:date="2024-12-27T11:34:00Z" w16du:dateUtc="2024-12-27T19:34:00Z"/>
              </w:rPr>
            </w:pPr>
            <w:ins w:id="145" w:author="Basso, Marta" w:date="2024-12-27T11:34:00Z" w16du:dateUtc="2024-12-27T19:34:00Z">
              <w:r>
                <w:t>Tool box</w:t>
              </w:r>
            </w:ins>
          </w:p>
          <w:p w14:paraId="445306A5" w14:textId="77777777" w:rsidR="004758F7" w:rsidRDefault="004758F7" w:rsidP="004758F7">
            <w:pPr>
              <w:pStyle w:val="ListParagraph"/>
              <w:numPr>
                <w:ilvl w:val="0"/>
                <w:numId w:val="8"/>
              </w:numPr>
              <w:rPr>
                <w:ins w:id="146" w:author="Basso, Marta" w:date="2024-12-27T11:34:00Z" w16du:dateUtc="2024-12-27T19:34:00Z"/>
              </w:rPr>
            </w:pPr>
            <w:ins w:id="147" w:author="Basso, Marta" w:date="2024-12-27T11:34:00Z" w16du:dateUtc="2024-12-27T19:34:00Z">
              <w:r>
                <w:t>Pulaski, shovel, saw (for clearing debris off road. Required during fire season).</w:t>
              </w:r>
            </w:ins>
          </w:p>
          <w:p w14:paraId="4032C946" w14:textId="5A0C4D2F" w:rsidR="004758F7" w:rsidRDefault="004758F7" w:rsidP="004758F7">
            <w:pPr>
              <w:pStyle w:val="ListParagraph"/>
              <w:numPr>
                <w:ilvl w:val="0"/>
                <w:numId w:val="8"/>
              </w:numPr>
              <w:spacing w:after="160" w:line="259" w:lineRule="auto"/>
              <w:rPr>
                <w:ins w:id="148" w:author="Basso, Marta" w:date="2024-12-27T11:34:00Z" w16du:dateUtc="2024-12-27T19:34:00Z"/>
              </w:rPr>
            </w:pPr>
            <w:ins w:id="149" w:author="Basso, Marta" w:date="2024-12-27T11:34:00Z" w16du:dateUtc="2024-12-27T19:34:00Z">
              <w:r>
                <w:t>Water pump backpack (summer field work)</w:t>
              </w:r>
            </w:ins>
          </w:p>
          <w:p w14:paraId="6471D8B2" w14:textId="3DEDC404" w:rsidR="004758F7" w:rsidRPr="004758F7" w:rsidRDefault="004758F7">
            <w:pPr>
              <w:pStyle w:val="ListParagraph"/>
              <w:numPr>
                <w:ilvl w:val="0"/>
                <w:numId w:val="8"/>
              </w:numPr>
              <w:rPr>
                <w:ins w:id="150" w:author="Basso, Marta" w:date="2024-12-27T11:34:00Z" w16du:dateUtc="2024-12-27T19:34:00Z"/>
              </w:rPr>
              <w:pPrChange w:id="151" w:author="Basso, Marta" w:date="2024-12-27T11:34:00Z" w16du:dateUtc="2024-12-27T19:34:00Z">
                <w:pPr/>
              </w:pPrChange>
            </w:pPr>
            <w:ins w:id="152" w:author="Basso, Marta" w:date="2024-12-27T11:34:00Z" w16du:dateUtc="2024-12-27T19:34:00Z">
              <w:r>
                <w:t>5 gallon jug filled with potable water (summer field work)</w:t>
              </w:r>
            </w:ins>
          </w:p>
          <w:p w14:paraId="5A3C5414" w14:textId="40B8E998" w:rsidR="004758F7" w:rsidRPr="004758F7" w:rsidDel="00E53A61" w:rsidRDefault="004758F7">
            <w:pPr>
              <w:rPr>
                <w:del w:id="153" w:author="Basso, Marta" w:date="2024-12-27T11:36:00Z" w16du:dateUtc="2024-12-27T19:36:00Z"/>
                <w:b/>
                <w:bCs/>
                <w:rPrChange w:id="154" w:author="Basso, Marta" w:date="2024-12-27T11:34:00Z" w16du:dateUtc="2024-12-27T19:34:00Z">
                  <w:rPr>
                    <w:del w:id="155" w:author="Basso, Marta" w:date="2024-12-27T11:36:00Z" w16du:dateUtc="2024-12-27T19:36:00Z"/>
                  </w:rPr>
                </w:rPrChange>
              </w:rPr>
              <w:pPrChange w:id="156" w:author="Basso, Marta" w:date="2024-12-27T11:34:00Z" w16du:dateUtc="2024-12-27T19:34:00Z">
                <w:pPr>
                  <w:pStyle w:val="ListParagraph"/>
                  <w:numPr>
                    <w:numId w:val="45"/>
                  </w:numPr>
                  <w:ind w:hanging="360"/>
                </w:pPr>
              </w:pPrChange>
            </w:pPr>
          </w:p>
          <w:p w14:paraId="6CE5A586" w14:textId="77777777" w:rsidR="00E53A61" w:rsidRDefault="00E53A61" w:rsidP="004758F7">
            <w:pPr>
              <w:rPr>
                <w:ins w:id="157" w:author="Basso, Marta" w:date="2024-12-27T11:36:00Z" w16du:dateUtc="2024-12-27T19:36:00Z"/>
                <w:b/>
                <w:bCs/>
              </w:rPr>
            </w:pPr>
          </w:p>
          <w:p w14:paraId="30EE2192" w14:textId="55710BFC" w:rsidR="004758F7" w:rsidRPr="008802A1" w:rsidRDefault="004758F7" w:rsidP="004758F7">
            <w:pPr>
              <w:rPr>
                <w:ins w:id="158" w:author="Basso, Marta" w:date="2024-12-27T11:34:00Z" w16du:dateUtc="2024-12-27T19:34:00Z"/>
                <w:b/>
                <w:bCs/>
              </w:rPr>
            </w:pPr>
            <w:ins w:id="159" w:author="Basso, Marta" w:date="2024-12-27T11:34:00Z" w16du:dateUtc="2024-12-27T19:34:00Z">
              <w:r w:rsidRPr="008802A1">
                <w:rPr>
                  <w:b/>
                  <w:bCs/>
                </w:rPr>
                <w:t>Safety:</w:t>
              </w:r>
            </w:ins>
          </w:p>
          <w:p w14:paraId="3A8AAD8A" w14:textId="77777777" w:rsidR="004758F7" w:rsidRDefault="004758F7" w:rsidP="004758F7">
            <w:pPr>
              <w:pStyle w:val="ListParagraph"/>
              <w:numPr>
                <w:ilvl w:val="0"/>
                <w:numId w:val="8"/>
              </w:numPr>
              <w:rPr>
                <w:ins w:id="160" w:author="Basso, Marta" w:date="2024-12-27T11:34:00Z" w16du:dateUtc="2024-12-27T19:34:00Z"/>
              </w:rPr>
            </w:pPr>
            <w:ins w:id="161" w:author="Basso, Marta" w:date="2024-12-27T11:34:00Z" w16du:dateUtc="2024-12-27T19:34:00Z">
              <w:r>
                <w:t>Safety glasses</w:t>
              </w:r>
            </w:ins>
          </w:p>
          <w:p w14:paraId="75305641" w14:textId="77777777" w:rsidR="004758F7" w:rsidRDefault="004758F7" w:rsidP="004758F7">
            <w:pPr>
              <w:pStyle w:val="ListParagraph"/>
              <w:numPr>
                <w:ilvl w:val="0"/>
                <w:numId w:val="8"/>
              </w:numPr>
              <w:rPr>
                <w:ins w:id="162" w:author="Basso, Marta" w:date="2024-12-27T11:34:00Z" w16du:dateUtc="2024-12-27T19:34:00Z"/>
              </w:rPr>
            </w:pPr>
            <w:ins w:id="163" w:author="Basso, Marta" w:date="2024-12-27T11:34:00Z" w16du:dateUtc="2024-12-27T19:34:00Z">
              <w:r>
                <w:lastRenderedPageBreak/>
                <w:t>Work gloves</w:t>
              </w:r>
            </w:ins>
          </w:p>
          <w:p w14:paraId="5A69F49F" w14:textId="77777777" w:rsidR="004758F7" w:rsidRDefault="004758F7" w:rsidP="004758F7">
            <w:pPr>
              <w:pStyle w:val="ListParagraph"/>
              <w:numPr>
                <w:ilvl w:val="0"/>
                <w:numId w:val="8"/>
              </w:numPr>
              <w:rPr>
                <w:ins w:id="164" w:author="Basso, Marta" w:date="2024-12-27T11:34:00Z" w16du:dateUtc="2024-12-27T19:34:00Z"/>
              </w:rPr>
            </w:pPr>
            <w:ins w:id="165" w:author="Basso, Marta" w:date="2024-12-27T11:34:00Z" w16du:dateUtc="2024-12-27T19:34:00Z">
              <w:r>
                <w:t>Spot unit</w:t>
              </w:r>
            </w:ins>
          </w:p>
          <w:p w14:paraId="2DDA5F17" w14:textId="77777777" w:rsidR="004758F7" w:rsidRDefault="004758F7" w:rsidP="004758F7">
            <w:pPr>
              <w:pStyle w:val="ListParagraph"/>
              <w:numPr>
                <w:ilvl w:val="0"/>
                <w:numId w:val="8"/>
              </w:numPr>
              <w:rPr>
                <w:ins w:id="166" w:author="Basso, Marta" w:date="2024-12-27T11:34:00Z" w16du:dateUtc="2024-12-27T19:34:00Z"/>
              </w:rPr>
            </w:pPr>
            <w:ins w:id="167" w:author="Basso, Marta" w:date="2024-12-27T11:34:00Z" w16du:dateUtc="2024-12-27T19:34:00Z">
              <w:r>
                <w:t>Ear protection</w:t>
              </w:r>
            </w:ins>
          </w:p>
          <w:p w14:paraId="2D7EBB57" w14:textId="77777777" w:rsidR="004758F7" w:rsidRDefault="004758F7" w:rsidP="004758F7">
            <w:pPr>
              <w:pStyle w:val="ListParagraph"/>
              <w:numPr>
                <w:ilvl w:val="0"/>
                <w:numId w:val="8"/>
              </w:numPr>
              <w:rPr>
                <w:ins w:id="168" w:author="Basso, Marta" w:date="2024-12-27T11:34:00Z" w16du:dateUtc="2024-12-27T19:34:00Z"/>
              </w:rPr>
            </w:pPr>
            <w:ins w:id="169" w:author="Basso, Marta" w:date="2024-12-27T11:34:00Z" w16du:dateUtc="2024-12-27T19:34:00Z">
              <w:r>
                <w:t>Hard hat</w:t>
              </w:r>
            </w:ins>
          </w:p>
          <w:p w14:paraId="202E44ED" w14:textId="6C039D84" w:rsidR="00413A2A" w:rsidRPr="00045D1A" w:rsidRDefault="004758F7">
            <w:pPr>
              <w:pStyle w:val="ListParagraph"/>
              <w:numPr>
                <w:ilvl w:val="0"/>
                <w:numId w:val="8"/>
              </w:numPr>
              <w:rPr>
                <w:b/>
                <w:bCs/>
              </w:rPr>
              <w:pPrChange w:id="170" w:author="Basso, Marta" w:date="2024-12-27T11:37:00Z" w16du:dateUtc="2024-12-27T19:37:00Z">
                <w:pPr/>
              </w:pPrChange>
            </w:pPr>
            <w:ins w:id="171" w:author="Basso, Marta" w:date="2024-12-27T11:34:00Z" w16du:dateUtc="2024-12-27T19:34:00Z">
              <w:r>
                <w:t>First aid kit</w:t>
              </w:r>
            </w:ins>
          </w:p>
        </w:tc>
      </w:tr>
    </w:tbl>
    <w:p w14:paraId="1E6EF417" w14:textId="3DADECC7" w:rsidR="00E82031" w:rsidRPr="00E82031" w:rsidRDefault="008A5C92" w:rsidP="00045D1A">
      <w:pPr>
        <w:pStyle w:val="Heading3"/>
      </w:pPr>
      <w:bookmarkStart w:id="172" w:name="_Toc180737237"/>
      <w:commentRangeStart w:id="173"/>
      <w:commentRangeStart w:id="174"/>
      <w:r>
        <w:lastRenderedPageBreak/>
        <w:t>General</w:t>
      </w:r>
      <w:bookmarkEnd w:id="172"/>
      <w:commentRangeEnd w:id="173"/>
      <w:r w:rsidR="00E53A61">
        <w:rPr>
          <w:rStyle w:val="CommentReference"/>
          <w:rFonts w:eastAsiaTheme="minorHAnsi" w:cstheme="minorBidi"/>
          <w:color w:val="auto"/>
        </w:rPr>
        <w:commentReference w:id="173"/>
      </w:r>
      <w:commentRangeEnd w:id="174"/>
      <w:r w:rsidR="00C323BF">
        <w:rPr>
          <w:rStyle w:val="CommentReference"/>
          <w:rFonts w:eastAsiaTheme="minorHAnsi" w:cstheme="minorBidi"/>
          <w:color w:val="auto"/>
        </w:rPr>
        <w:commentReference w:id="174"/>
      </w:r>
    </w:p>
    <w:tbl>
      <w:tblPr>
        <w:tblStyle w:val="TableGrid"/>
        <w:tblW w:w="0" w:type="auto"/>
        <w:tblLook w:val="04A0" w:firstRow="1" w:lastRow="0" w:firstColumn="1" w:lastColumn="0" w:noHBand="0" w:noVBand="1"/>
      </w:tblPr>
      <w:tblGrid>
        <w:gridCol w:w="4675"/>
        <w:gridCol w:w="4675"/>
      </w:tblGrid>
      <w:tr w:rsidR="00210ED4" w14:paraId="2B3F58CD" w14:textId="77777777" w:rsidTr="00210ED4">
        <w:trPr>
          <w:trHeight w:val="7622"/>
        </w:trPr>
        <w:tc>
          <w:tcPr>
            <w:tcW w:w="4675" w:type="dxa"/>
          </w:tcPr>
          <w:p w14:paraId="0CBDB3DD" w14:textId="77777777" w:rsidR="00210ED4" w:rsidRPr="007546A8" w:rsidRDefault="00210ED4" w:rsidP="00210ED4">
            <w:pPr>
              <w:rPr>
                <w:b/>
                <w:bCs/>
              </w:rPr>
            </w:pPr>
            <w:r w:rsidRPr="007546A8">
              <w:rPr>
                <w:b/>
                <w:bCs/>
              </w:rPr>
              <w:t>Tools:</w:t>
            </w:r>
          </w:p>
          <w:p w14:paraId="34635508" w14:textId="573A34F2" w:rsidR="00210ED4" w:rsidRDefault="00210ED4" w:rsidP="00210ED4">
            <w:pPr>
              <w:pStyle w:val="ListParagraph"/>
              <w:numPr>
                <w:ilvl w:val="0"/>
                <w:numId w:val="2"/>
              </w:numPr>
            </w:pPr>
            <w:del w:id="175" w:author="Basso, Marta" w:date="2024-12-27T12:00:00Z" w16du:dateUtc="2024-12-27T20:00:00Z">
              <w:r w:rsidRPr="00210ED4" w:rsidDel="002544C8">
                <w:delText>c</w:delText>
              </w:r>
            </w:del>
            <w:ins w:id="176" w:author="Basso, Marta" w:date="2024-12-27T12:00:00Z" w16du:dateUtc="2024-12-27T20:00:00Z">
              <w:r w:rsidR="002544C8">
                <w:t>C</w:t>
              </w:r>
            </w:ins>
            <w:r w:rsidRPr="00210ED4">
              <w:t xml:space="preserve">rimpers </w:t>
            </w:r>
          </w:p>
          <w:p w14:paraId="66211D32" w14:textId="1A7AE575" w:rsidR="00210ED4" w:rsidDel="00C323BF" w:rsidRDefault="00210ED4" w:rsidP="00210ED4">
            <w:pPr>
              <w:pStyle w:val="ListParagraph"/>
              <w:numPr>
                <w:ilvl w:val="0"/>
                <w:numId w:val="2"/>
              </w:numPr>
              <w:rPr>
                <w:del w:id="177" w:author="Basso, Marta" w:date="2024-12-27T11:58:00Z" w16du:dateUtc="2024-12-27T19:58:00Z"/>
              </w:rPr>
            </w:pPr>
            <w:del w:id="178" w:author="Basso, Marta" w:date="2024-12-27T11:58:00Z" w16du:dateUtc="2024-12-27T19:58:00Z">
              <w:r w:rsidRPr="00210ED4" w:rsidDel="00C323BF">
                <w:delText xml:space="preserve">socket wrench for wedge anchors </w:delText>
              </w:r>
            </w:del>
          </w:p>
          <w:p w14:paraId="6097F02B" w14:textId="18A085DD" w:rsidR="007546A8" w:rsidDel="00C323BF" w:rsidRDefault="00210ED4" w:rsidP="00210ED4">
            <w:pPr>
              <w:pStyle w:val="ListParagraph"/>
              <w:numPr>
                <w:ilvl w:val="0"/>
                <w:numId w:val="2"/>
              </w:numPr>
              <w:rPr>
                <w:del w:id="179" w:author="Basso, Marta" w:date="2024-12-27T11:58:00Z" w16du:dateUtc="2024-12-27T19:58:00Z"/>
              </w:rPr>
            </w:pPr>
            <w:del w:id="180" w:author="Basso, Marta" w:date="2024-12-27T11:58:00Z" w16du:dateUtc="2024-12-27T19:58:00Z">
              <w:r w:rsidRPr="00210ED4" w:rsidDel="00C323BF">
                <w:delText xml:space="preserve">hammer drill kit with short and long 3/8” and ¼" bits </w:delText>
              </w:r>
              <w:r w:rsidR="000A1744" w:rsidDel="00C323BF">
                <w:delText>(for rock)</w:delText>
              </w:r>
            </w:del>
          </w:p>
          <w:p w14:paraId="615B9C93" w14:textId="215244AF" w:rsidR="00210ED4" w:rsidRDefault="00210ED4" w:rsidP="00210ED4">
            <w:pPr>
              <w:pStyle w:val="ListParagraph"/>
              <w:numPr>
                <w:ilvl w:val="0"/>
                <w:numId w:val="2"/>
              </w:numPr>
            </w:pPr>
            <w:r w:rsidRPr="00210ED4">
              <w:t xml:space="preserve">cable cutters </w:t>
            </w:r>
            <w:r w:rsidR="007546A8">
              <w:t>(small)</w:t>
            </w:r>
          </w:p>
          <w:p w14:paraId="510D1189" w14:textId="30F41025" w:rsidR="00210ED4" w:rsidRDefault="00210ED4" w:rsidP="00210ED4">
            <w:pPr>
              <w:pStyle w:val="ListParagraph"/>
              <w:numPr>
                <w:ilvl w:val="0"/>
                <w:numId w:val="2"/>
              </w:numPr>
            </w:pPr>
            <w:r w:rsidRPr="00210ED4">
              <w:t xml:space="preserve">Bolt cutters </w:t>
            </w:r>
            <w:r w:rsidR="000D577F">
              <w:t>(big cable cutter)</w:t>
            </w:r>
          </w:p>
          <w:p w14:paraId="62518A27" w14:textId="5D3B53C7" w:rsidR="00210ED4" w:rsidRDefault="00210ED4" w:rsidP="00210ED4">
            <w:pPr>
              <w:pStyle w:val="ListParagraph"/>
              <w:numPr>
                <w:ilvl w:val="0"/>
                <w:numId w:val="2"/>
              </w:numPr>
            </w:pPr>
            <w:r w:rsidRPr="00210ED4">
              <w:t xml:space="preserve">Plastic mallet </w:t>
            </w:r>
            <w:r w:rsidR="007546A8">
              <w:t>(plastic hammer)</w:t>
            </w:r>
          </w:p>
          <w:p w14:paraId="035D4C1F" w14:textId="61990719" w:rsidR="007546A8" w:rsidDel="00C323BF" w:rsidRDefault="00210ED4" w:rsidP="00210ED4">
            <w:pPr>
              <w:pStyle w:val="ListParagraph"/>
              <w:numPr>
                <w:ilvl w:val="0"/>
                <w:numId w:val="2"/>
              </w:numPr>
              <w:rPr>
                <w:del w:id="181" w:author="Basso, Marta" w:date="2024-12-27T11:58:00Z" w16du:dateUtc="2024-12-27T19:58:00Z"/>
              </w:rPr>
            </w:pPr>
            <w:r w:rsidRPr="00210ED4">
              <w:t xml:space="preserve">Sawzall </w:t>
            </w:r>
            <w:r w:rsidR="000D577F">
              <w:t>(reciprocation Saw )</w:t>
            </w:r>
          </w:p>
          <w:p w14:paraId="7F192FAE" w14:textId="7C3B2091" w:rsidR="00210ED4" w:rsidRDefault="00210ED4" w:rsidP="00C323BF">
            <w:pPr>
              <w:pStyle w:val="ListParagraph"/>
              <w:numPr>
                <w:ilvl w:val="0"/>
                <w:numId w:val="2"/>
              </w:numPr>
            </w:pPr>
            <w:del w:id="182" w:author="Basso, Marta" w:date="2024-12-27T11:58:00Z" w16du:dateUtc="2024-12-27T19:58:00Z">
              <w:r w:rsidRPr="00210ED4" w:rsidDel="00C323BF">
                <w:delText xml:space="preserve">Drill </w:delText>
              </w:r>
            </w:del>
          </w:p>
          <w:p w14:paraId="408EEC1A" w14:textId="07EE3484" w:rsidR="007546A8" w:rsidDel="00C323BF" w:rsidRDefault="00210ED4" w:rsidP="00210ED4">
            <w:pPr>
              <w:pStyle w:val="ListParagraph"/>
              <w:numPr>
                <w:ilvl w:val="0"/>
                <w:numId w:val="2"/>
              </w:numPr>
              <w:rPr>
                <w:del w:id="183" w:author="Basso, Marta" w:date="2024-12-27T11:58:00Z" w16du:dateUtc="2024-12-27T19:58:00Z"/>
              </w:rPr>
            </w:pPr>
            <w:del w:id="184" w:author="Basso, Marta" w:date="2024-12-27T11:58:00Z" w16du:dateUtc="2024-12-27T19:58:00Z">
              <w:r w:rsidRPr="00210ED4" w:rsidDel="00C323BF">
                <w:delText xml:space="preserve">Metal bits </w:delText>
              </w:r>
            </w:del>
          </w:p>
          <w:p w14:paraId="13B91532" w14:textId="6F3BAED2" w:rsidR="00210ED4" w:rsidDel="00C323BF" w:rsidRDefault="00210ED4">
            <w:pPr>
              <w:pStyle w:val="ListParagraph"/>
              <w:numPr>
                <w:ilvl w:val="0"/>
                <w:numId w:val="2"/>
              </w:numPr>
              <w:rPr>
                <w:del w:id="185" w:author="Basso, Marta" w:date="2024-12-27T11:59:00Z" w16du:dateUtc="2024-12-27T19:59:00Z"/>
              </w:rPr>
            </w:pPr>
            <w:del w:id="186" w:author="Basso, Marta" w:date="2024-12-27T11:59:00Z" w16du:dateUtc="2024-12-27T19:59:00Z">
              <w:r w:rsidRPr="00210ED4" w:rsidDel="00C323BF">
                <w:delText xml:space="preserve">Anchor nut sockets (3/8” and 9/16”) </w:delText>
              </w:r>
            </w:del>
          </w:p>
          <w:p w14:paraId="3E6DF9E9" w14:textId="10432A43" w:rsidR="00210ED4" w:rsidRDefault="00210ED4" w:rsidP="00C323BF">
            <w:pPr>
              <w:pStyle w:val="ListParagraph"/>
              <w:numPr>
                <w:ilvl w:val="0"/>
                <w:numId w:val="2"/>
              </w:numPr>
            </w:pPr>
            <w:r w:rsidRPr="00210ED4">
              <w:t xml:space="preserve">Socket wrench (find large drive wrench) </w:t>
            </w:r>
          </w:p>
          <w:p w14:paraId="2325650B" w14:textId="77777777" w:rsidR="00210ED4" w:rsidRDefault="00210ED4" w:rsidP="00210ED4">
            <w:pPr>
              <w:pStyle w:val="ListParagraph"/>
              <w:numPr>
                <w:ilvl w:val="0"/>
                <w:numId w:val="2"/>
              </w:numPr>
            </w:pPr>
            <w:r w:rsidRPr="00210ED4">
              <w:t xml:space="preserve">Hose clamp socket </w:t>
            </w:r>
          </w:p>
          <w:p w14:paraId="43341D4F" w14:textId="77777777" w:rsidR="00210ED4" w:rsidRDefault="00210ED4" w:rsidP="00210ED4">
            <w:pPr>
              <w:pStyle w:val="ListParagraph"/>
              <w:numPr>
                <w:ilvl w:val="0"/>
                <w:numId w:val="2"/>
              </w:numPr>
            </w:pPr>
            <w:r w:rsidRPr="00210ED4">
              <w:t xml:space="preserve">Epoxy gun </w:t>
            </w:r>
          </w:p>
          <w:p w14:paraId="28E7641C" w14:textId="2901026B" w:rsidR="00210ED4" w:rsidDel="002544C8" w:rsidRDefault="00210ED4" w:rsidP="00210ED4">
            <w:pPr>
              <w:pStyle w:val="ListParagraph"/>
              <w:numPr>
                <w:ilvl w:val="0"/>
                <w:numId w:val="2"/>
              </w:numPr>
              <w:rPr>
                <w:del w:id="187" w:author="Basso, Marta" w:date="2024-12-27T12:01:00Z" w16du:dateUtc="2024-12-27T20:01:00Z"/>
              </w:rPr>
            </w:pPr>
            <w:del w:id="188" w:author="Basso, Marta" w:date="2024-12-27T12:01:00Z" w16du:dateUtc="2024-12-27T20:01:00Z">
              <w:r w:rsidRPr="00210ED4" w:rsidDel="002544C8">
                <w:delText xml:space="preserve">Metered tape </w:delText>
              </w:r>
            </w:del>
          </w:p>
          <w:p w14:paraId="4860E8CD" w14:textId="795D8AC8" w:rsidR="00210ED4" w:rsidDel="002544C8" w:rsidRDefault="00210ED4" w:rsidP="00210ED4">
            <w:pPr>
              <w:pStyle w:val="ListParagraph"/>
              <w:numPr>
                <w:ilvl w:val="0"/>
                <w:numId w:val="2"/>
              </w:numPr>
              <w:rPr>
                <w:del w:id="189" w:author="Basso, Marta" w:date="2024-12-27T12:01:00Z" w16du:dateUtc="2024-12-27T20:01:00Z"/>
              </w:rPr>
            </w:pPr>
            <w:del w:id="190" w:author="Basso, Marta" w:date="2024-12-27T12:01:00Z" w16du:dateUtc="2024-12-27T20:01:00Z">
              <w:r w:rsidRPr="00210ED4" w:rsidDel="002544C8">
                <w:delText xml:space="preserve">Fence post pounder </w:delText>
              </w:r>
            </w:del>
          </w:p>
          <w:p w14:paraId="7515E948" w14:textId="056382AC" w:rsidR="00210ED4" w:rsidDel="002544C8" w:rsidRDefault="00210ED4" w:rsidP="00210ED4">
            <w:pPr>
              <w:pStyle w:val="ListParagraph"/>
              <w:numPr>
                <w:ilvl w:val="0"/>
                <w:numId w:val="2"/>
              </w:numPr>
              <w:rPr>
                <w:del w:id="191" w:author="Basso, Marta" w:date="2024-12-27T12:01:00Z" w16du:dateUtc="2024-12-27T20:01:00Z"/>
              </w:rPr>
            </w:pPr>
            <w:del w:id="192" w:author="Basso, Marta" w:date="2024-12-27T12:01:00Z" w16du:dateUtc="2024-12-27T20:01:00Z">
              <w:r w:rsidRPr="00210ED4" w:rsidDel="002544C8">
                <w:delText xml:space="preserve">Chisel </w:delText>
              </w:r>
              <w:r w:rsidR="000D577F" w:rsidDel="002544C8">
                <w:delText>(inside hammer drill)</w:delText>
              </w:r>
            </w:del>
          </w:p>
          <w:p w14:paraId="03F3E439" w14:textId="5F4FD9B1" w:rsidR="00210ED4" w:rsidDel="002544C8" w:rsidRDefault="00210ED4" w:rsidP="00210ED4">
            <w:pPr>
              <w:pStyle w:val="ListParagraph"/>
              <w:numPr>
                <w:ilvl w:val="0"/>
                <w:numId w:val="2"/>
              </w:numPr>
              <w:rPr>
                <w:del w:id="193" w:author="Basso, Marta" w:date="2024-12-27T12:01:00Z" w16du:dateUtc="2024-12-27T20:01:00Z"/>
              </w:rPr>
            </w:pPr>
            <w:del w:id="194" w:author="Basso, Marta" w:date="2024-12-27T12:01:00Z" w16du:dateUtc="2024-12-27T20:01:00Z">
              <w:r w:rsidRPr="00210ED4" w:rsidDel="002544C8">
                <w:delText>Hammer</w:delText>
              </w:r>
            </w:del>
          </w:p>
          <w:p w14:paraId="768AF58B" w14:textId="77777777" w:rsidR="007546A8" w:rsidRPr="007546A8" w:rsidRDefault="007546A8" w:rsidP="007546A8">
            <w:pPr>
              <w:rPr>
                <w:b/>
                <w:bCs/>
              </w:rPr>
            </w:pPr>
            <w:r w:rsidRPr="007546A8">
              <w:rPr>
                <w:b/>
                <w:bCs/>
              </w:rPr>
              <w:t>Hardware:</w:t>
            </w:r>
          </w:p>
          <w:p w14:paraId="708C3919" w14:textId="59D30AC3" w:rsidR="007546A8" w:rsidDel="002544C8" w:rsidRDefault="007546A8" w:rsidP="007546A8">
            <w:pPr>
              <w:pStyle w:val="ListParagraph"/>
              <w:numPr>
                <w:ilvl w:val="0"/>
                <w:numId w:val="3"/>
              </w:numPr>
              <w:rPr>
                <w:del w:id="195" w:author="Basso, Marta" w:date="2024-12-27T12:02:00Z" w16du:dateUtc="2024-12-27T20:02:00Z"/>
              </w:rPr>
            </w:pPr>
            <w:del w:id="196" w:author="Basso, Marta" w:date="2024-12-27T12:02:00Z" w16du:dateUtc="2024-12-27T20:02:00Z">
              <w:r w:rsidDel="002544C8">
                <w:delText>pipe straps</w:delText>
              </w:r>
            </w:del>
          </w:p>
          <w:p w14:paraId="4E7769DE" w14:textId="10141EEE" w:rsidR="007546A8" w:rsidDel="002544C8" w:rsidRDefault="007546A8" w:rsidP="007546A8">
            <w:pPr>
              <w:pStyle w:val="ListParagraph"/>
              <w:numPr>
                <w:ilvl w:val="0"/>
                <w:numId w:val="3"/>
              </w:numPr>
              <w:rPr>
                <w:del w:id="197" w:author="Basso, Marta" w:date="2024-12-27T12:02:00Z" w16du:dateUtc="2024-12-27T20:02:00Z"/>
              </w:rPr>
            </w:pPr>
            <w:del w:id="198" w:author="Basso, Marta" w:date="2024-12-27T12:02:00Z" w16du:dateUtc="2024-12-27T20:02:00Z">
              <w:r w:rsidDel="002544C8">
                <w:delText>super strut pieces</w:delText>
              </w:r>
            </w:del>
          </w:p>
          <w:p w14:paraId="5625582B" w14:textId="59E5623F" w:rsidR="007546A8" w:rsidDel="002544C8" w:rsidRDefault="007546A8" w:rsidP="007546A8">
            <w:pPr>
              <w:pStyle w:val="ListParagraph"/>
              <w:numPr>
                <w:ilvl w:val="0"/>
                <w:numId w:val="3"/>
              </w:numPr>
              <w:rPr>
                <w:del w:id="199" w:author="Basso, Marta" w:date="2024-12-27T12:02:00Z" w16du:dateUtc="2024-12-27T20:02:00Z"/>
              </w:rPr>
            </w:pPr>
            <w:del w:id="200" w:author="Basso, Marta" w:date="2024-12-27T12:02:00Z" w16du:dateUtc="2024-12-27T20:02:00Z">
              <w:r w:rsidDel="002544C8">
                <w:delText>Long 3/8” wedge anchors</w:delText>
              </w:r>
            </w:del>
          </w:p>
          <w:p w14:paraId="71B44063" w14:textId="5126DD69" w:rsidR="007546A8" w:rsidDel="002544C8" w:rsidRDefault="007546A8" w:rsidP="007546A8">
            <w:pPr>
              <w:pStyle w:val="ListParagraph"/>
              <w:numPr>
                <w:ilvl w:val="0"/>
                <w:numId w:val="3"/>
              </w:numPr>
              <w:rPr>
                <w:del w:id="201" w:author="Basso, Marta" w:date="2024-12-27T12:02:00Z" w16du:dateUtc="2024-12-27T20:02:00Z"/>
              </w:rPr>
            </w:pPr>
            <w:del w:id="202" w:author="Basso, Marta" w:date="2024-12-27T12:02:00Z" w16du:dateUtc="2024-12-27T20:02:00Z">
              <w:r w:rsidDel="002544C8">
                <w:delText>Short 3/8” wedge anchors</w:delText>
              </w:r>
            </w:del>
          </w:p>
          <w:p w14:paraId="2B16FCD8" w14:textId="68FA87FA" w:rsidR="007546A8" w:rsidDel="002544C8" w:rsidRDefault="007546A8" w:rsidP="007546A8">
            <w:pPr>
              <w:pStyle w:val="ListParagraph"/>
              <w:numPr>
                <w:ilvl w:val="0"/>
                <w:numId w:val="3"/>
              </w:numPr>
              <w:rPr>
                <w:del w:id="203" w:author="Basso, Marta" w:date="2024-12-27T12:02:00Z" w16du:dateUtc="2024-12-27T20:02:00Z"/>
              </w:rPr>
            </w:pPr>
            <w:del w:id="204" w:author="Basso, Marta" w:date="2024-12-27T12:02:00Z" w16du:dateUtc="2024-12-27T20:02:00Z">
              <w:r w:rsidDel="002544C8">
                <w:delText>½" sleeve anchors</w:delText>
              </w:r>
              <w:r w:rsidR="000D577F" w:rsidDel="002544C8">
                <w:delText xml:space="preserve"> (covered one)</w:delText>
              </w:r>
            </w:del>
          </w:p>
          <w:p w14:paraId="2BEEAD15" w14:textId="77777777" w:rsidR="007546A8" w:rsidRDefault="007546A8" w:rsidP="007546A8">
            <w:pPr>
              <w:pStyle w:val="ListParagraph"/>
              <w:numPr>
                <w:ilvl w:val="0"/>
                <w:numId w:val="3"/>
              </w:numPr>
            </w:pPr>
            <w:r>
              <w:t>1/4" coated cable</w:t>
            </w:r>
          </w:p>
          <w:p w14:paraId="7E72C475" w14:textId="77777777" w:rsidR="007546A8" w:rsidRDefault="007546A8" w:rsidP="007546A8">
            <w:pPr>
              <w:pStyle w:val="ListParagraph"/>
              <w:numPr>
                <w:ilvl w:val="0"/>
                <w:numId w:val="3"/>
              </w:numPr>
            </w:pPr>
            <w:r>
              <w:t>3/16” coated cable</w:t>
            </w:r>
          </w:p>
          <w:p w14:paraId="3F8DF1C4" w14:textId="01E39F53" w:rsidR="006C4733" w:rsidDel="002544C8" w:rsidRDefault="006C4733" w:rsidP="007546A8">
            <w:pPr>
              <w:pStyle w:val="ListParagraph"/>
              <w:numPr>
                <w:ilvl w:val="0"/>
                <w:numId w:val="3"/>
              </w:numPr>
              <w:rPr>
                <w:del w:id="205" w:author="Basso, Marta" w:date="2024-12-27T12:03:00Z" w16du:dateUtc="2024-12-27T20:03:00Z"/>
              </w:rPr>
            </w:pPr>
            <w:del w:id="206" w:author="Basso, Marta" w:date="2024-12-27T12:03:00Z" w16du:dateUtc="2024-12-27T20:03:00Z">
              <w:r w:rsidDel="002544C8">
                <w:delText xml:space="preserve">U-bolts </w:delText>
              </w:r>
            </w:del>
          </w:p>
          <w:p w14:paraId="13E7C7CC" w14:textId="77777777" w:rsidR="007546A8" w:rsidRDefault="007546A8" w:rsidP="007546A8">
            <w:pPr>
              <w:pStyle w:val="ListParagraph"/>
              <w:numPr>
                <w:ilvl w:val="0"/>
                <w:numId w:val="3"/>
              </w:numPr>
            </w:pPr>
            <w:r>
              <w:t xml:space="preserve">Small and large cable </w:t>
            </w:r>
            <w:r w:rsidRPr="003859FF">
              <w:rPr>
                <w:b/>
                <w:bCs/>
                <w:rPrChange w:id="207" w:author="Murshed, Humyra Bente" w:date="2025-01-27T12:53:00Z" w16du:dateUtc="2025-01-27T20:53:00Z">
                  <w:rPr/>
                </w:rPrChange>
              </w:rPr>
              <w:t>u-bolts</w:t>
            </w:r>
          </w:p>
          <w:p w14:paraId="3DE8AA5C" w14:textId="77777777" w:rsidR="007546A8" w:rsidRDefault="007546A8" w:rsidP="007546A8">
            <w:pPr>
              <w:pStyle w:val="ListParagraph"/>
              <w:numPr>
                <w:ilvl w:val="0"/>
                <w:numId w:val="3"/>
              </w:numPr>
            </w:pPr>
            <w:r>
              <w:t>3/16” ferrules</w:t>
            </w:r>
          </w:p>
          <w:p w14:paraId="21DC6FAE" w14:textId="6B1DE7E5" w:rsidR="007546A8" w:rsidRDefault="007546A8" w:rsidP="007546A8">
            <w:pPr>
              <w:pStyle w:val="ListParagraph"/>
              <w:numPr>
                <w:ilvl w:val="0"/>
                <w:numId w:val="3"/>
              </w:numPr>
              <w:rPr>
                <w:ins w:id="208" w:author="Basso, Marta" w:date="2024-12-27T12:04:00Z" w16du:dateUtc="2024-12-27T20:04:00Z"/>
              </w:rPr>
            </w:pPr>
            <w:r>
              <w:t>Hose clamps</w:t>
            </w:r>
            <w:r w:rsidR="0090029E">
              <w:t xml:space="preserve"> </w:t>
            </w:r>
            <w:del w:id="209" w:author="Basso, Marta" w:date="2024-12-27T12:03:00Z" w16du:dateUtc="2024-12-27T20:03:00Z">
              <w:r w:rsidR="0090029E" w:rsidDel="002544C8">
                <w:delText>(</w:delText>
              </w:r>
              <w:r w:rsidR="0018185A" w:rsidDel="002544C8">
                <w:delText>12 pieces?</w:delText>
              </w:r>
              <w:r w:rsidR="0090029E" w:rsidDel="002544C8">
                <w:delText>)</w:delText>
              </w:r>
            </w:del>
          </w:p>
          <w:p w14:paraId="76DCCD50" w14:textId="025049F7" w:rsidR="002544C8" w:rsidRDefault="002544C8" w:rsidP="007546A8">
            <w:pPr>
              <w:pStyle w:val="ListParagraph"/>
              <w:numPr>
                <w:ilvl w:val="0"/>
                <w:numId w:val="3"/>
              </w:numPr>
              <w:rPr>
                <w:ins w:id="210" w:author="Murshed, Humyra Bente" w:date="2025-01-27T12:53:00Z" w16du:dateUtc="2025-01-27T20:53:00Z"/>
              </w:rPr>
            </w:pPr>
            <w:ins w:id="211" w:author="Basso, Marta" w:date="2024-12-27T12:04:00Z" w16du:dateUtc="2024-12-27T20:04:00Z">
              <w:r>
                <w:t>Carabiners (1x sonde)</w:t>
              </w:r>
            </w:ins>
          </w:p>
          <w:p w14:paraId="5710461F" w14:textId="2E014B09" w:rsidR="003859FF" w:rsidRDefault="003859FF" w:rsidP="007546A8">
            <w:pPr>
              <w:pStyle w:val="ListParagraph"/>
              <w:numPr>
                <w:ilvl w:val="0"/>
                <w:numId w:val="3"/>
              </w:numPr>
              <w:rPr>
                <w:ins w:id="212" w:author="Murshed, Humyra Bente" w:date="2025-01-27T12:53:00Z" w16du:dateUtc="2025-01-27T20:53:00Z"/>
              </w:rPr>
            </w:pPr>
            <w:ins w:id="213" w:author="Murshed, Humyra Bente" w:date="2025-01-27T12:53:00Z" w16du:dateUtc="2025-01-27T20:53:00Z">
              <w:r>
                <w:t>Platers</w:t>
              </w:r>
            </w:ins>
          </w:p>
          <w:p w14:paraId="4977CE5C" w14:textId="2EA85F9C" w:rsidR="003859FF" w:rsidRDefault="003859FF" w:rsidP="007546A8">
            <w:pPr>
              <w:pStyle w:val="ListParagraph"/>
              <w:numPr>
                <w:ilvl w:val="0"/>
                <w:numId w:val="3"/>
              </w:numPr>
            </w:pPr>
            <w:ins w:id="214" w:author="Murshed, Humyra Bente" w:date="2025-01-27T12:53:00Z" w16du:dateUtc="2025-01-27T20:53:00Z">
              <w:r>
                <w:t>Socket for u bolt</w:t>
              </w:r>
            </w:ins>
          </w:p>
          <w:p w14:paraId="20B51B0A" w14:textId="686A6A10" w:rsidR="007546A8" w:rsidDel="002544C8" w:rsidRDefault="007546A8" w:rsidP="007546A8">
            <w:pPr>
              <w:pStyle w:val="ListParagraph"/>
              <w:numPr>
                <w:ilvl w:val="0"/>
                <w:numId w:val="3"/>
              </w:numPr>
              <w:rPr>
                <w:del w:id="215" w:author="Basso, Marta" w:date="2024-12-27T12:03:00Z" w16du:dateUtc="2024-12-27T20:03:00Z"/>
              </w:rPr>
            </w:pPr>
            <w:del w:id="216" w:author="Basso, Marta" w:date="2024-12-27T12:03:00Z" w16du:dateUtc="2024-12-27T20:03:00Z">
              <w:r w:rsidDel="002544C8">
                <w:delText>D-ring shackles</w:delText>
              </w:r>
            </w:del>
          </w:p>
          <w:p w14:paraId="13401A19" w14:textId="74928DA4" w:rsidR="007546A8" w:rsidDel="002544C8" w:rsidRDefault="007546A8" w:rsidP="00045D1A">
            <w:pPr>
              <w:pStyle w:val="ListParagraph"/>
              <w:numPr>
                <w:ilvl w:val="0"/>
                <w:numId w:val="3"/>
              </w:numPr>
              <w:rPr>
                <w:del w:id="217" w:author="Basso, Marta" w:date="2024-12-27T12:03:00Z" w16du:dateUtc="2024-12-27T20:03:00Z"/>
              </w:rPr>
            </w:pPr>
            <w:del w:id="218" w:author="Basso, Marta" w:date="2024-12-27T12:03:00Z" w16du:dateUtc="2024-12-27T20:03:00Z">
              <w:r w:rsidDel="002544C8">
                <w:delText>sonde housing (10ft metal pipes with cage on bottom) pre-drilled for cable hole and two larger holes for lock</w:delText>
              </w:r>
            </w:del>
          </w:p>
          <w:p w14:paraId="1D35DFB1" w14:textId="095DD88C" w:rsidR="007546A8" w:rsidDel="002544C8" w:rsidRDefault="007546A8">
            <w:pPr>
              <w:rPr>
                <w:del w:id="219" w:author="Basso, Marta" w:date="2024-12-27T12:03:00Z" w16du:dateUtc="2024-12-27T20:03:00Z"/>
              </w:rPr>
              <w:pPrChange w:id="220" w:author="Basso, Marta" w:date="2024-12-27T12:03:00Z" w16du:dateUtc="2024-12-27T20:03:00Z">
                <w:pPr>
                  <w:pStyle w:val="ListParagraph"/>
                  <w:numPr>
                    <w:numId w:val="3"/>
                  </w:numPr>
                  <w:ind w:hanging="360"/>
                </w:pPr>
              </w:pPrChange>
            </w:pPr>
            <w:del w:id="221" w:author="Basso, Marta" w:date="2024-12-27T12:03:00Z" w16du:dateUtc="2024-12-27T20:03:00Z">
              <w:r w:rsidDel="002544C8">
                <w:delText>fence posts</w:delText>
              </w:r>
            </w:del>
          </w:p>
          <w:p w14:paraId="36D33C07" w14:textId="43C326B9" w:rsidR="007546A8" w:rsidDel="002544C8" w:rsidRDefault="007546A8">
            <w:pPr>
              <w:rPr>
                <w:del w:id="222" w:author="Basso, Marta" w:date="2024-12-27T12:03:00Z" w16du:dateUtc="2024-12-27T20:03:00Z"/>
              </w:rPr>
              <w:pPrChange w:id="223" w:author="Basso, Marta" w:date="2024-12-27T12:03:00Z" w16du:dateUtc="2024-12-27T20:03:00Z">
                <w:pPr>
                  <w:pStyle w:val="ListParagraph"/>
                  <w:numPr>
                    <w:numId w:val="3"/>
                  </w:numPr>
                  <w:ind w:hanging="360"/>
                </w:pPr>
              </w:pPrChange>
            </w:pPr>
            <w:del w:id="224" w:author="Basso, Marta" w:date="2024-12-27T12:03:00Z" w16du:dateUtc="2024-12-27T20:03:00Z">
              <w:r w:rsidDel="002544C8">
                <w:delText>rebar (~1/2 inch) + rebar caps</w:delText>
              </w:r>
            </w:del>
          </w:p>
          <w:p w14:paraId="1F606D62" w14:textId="7E6531A8" w:rsidR="00B92A73" w:rsidRPr="00B92A73" w:rsidRDefault="00B92A73" w:rsidP="002544C8"/>
        </w:tc>
        <w:tc>
          <w:tcPr>
            <w:tcW w:w="4675" w:type="dxa"/>
          </w:tcPr>
          <w:p w14:paraId="7FE2A286" w14:textId="001C8525" w:rsidR="0060354D" w:rsidRPr="002544C8" w:rsidDel="002544C8" w:rsidRDefault="0060354D">
            <w:pPr>
              <w:rPr>
                <w:del w:id="225" w:author="Basso, Marta" w:date="2024-12-27T12:04:00Z" w16du:dateUtc="2024-12-27T20:04:00Z"/>
                <w:b/>
                <w:bCs/>
                <w:rPrChange w:id="226" w:author="Basso, Marta" w:date="2024-12-27T12:04:00Z" w16du:dateUtc="2024-12-27T20:04:00Z">
                  <w:rPr>
                    <w:del w:id="227" w:author="Basso, Marta" w:date="2024-12-27T12:04:00Z" w16du:dateUtc="2024-12-27T20:04:00Z"/>
                  </w:rPr>
                </w:rPrChange>
              </w:rPr>
            </w:pPr>
            <w:del w:id="228" w:author="Basso, Marta" w:date="2024-12-27T12:04:00Z" w16du:dateUtc="2024-12-27T20:04:00Z">
              <w:r w:rsidRPr="002544C8" w:rsidDel="002544C8">
                <w:rPr>
                  <w:b/>
                  <w:bCs/>
                  <w:rPrChange w:id="229" w:author="Basso, Marta" w:date="2024-12-27T12:04:00Z" w16du:dateUtc="2024-12-27T20:04:00Z">
                    <w:rPr/>
                  </w:rPrChange>
                </w:rPr>
                <w:delText>Safety:</w:delText>
              </w:r>
            </w:del>
          </w:p>
          <w:p w14:paraId="3481FC72" w14:textId="062F7553" w:rsidR="0060354D" w:rsidDel="002544C8" w:rsidRDefault="0060354D">
            <w:pPr>
              <w:rPr>
                <w:del w:id="230" w:author="Basso, Marta" w:date="2024-12-27T12:04:00Z" w16du:dateUtc="2024-12-27T20:04:00Z"/>
              </w:rPr>
              <w:pPrChange w:id="231" w:author="Basso, Marta" w:date="2024-12-27T12:04:00Z" w16du:dateUtc="2024-12-27T20:04:00Z">
                <w:pPr>
                  <w:pStyle w:val="ListParagraph"/>
                  <w:numPr>
                    <w:numId w:val="8"/>
                  </w:numPr>
                  <w:ind w:hanging="360"/>
                </w:pPr>
              </w:pPrChange>
            </w:pPr>
            <w:del w:id="232" w:author="Basso, Marta" w:date="2024-12-27T12:04:00Z" w16du:dateUtc="2024-12-27T20:04:00Z">
              <w:r w:rsidDel="002544C8">
                <w:delText>Safety glasses</w:delText>
              </w:r>
            </w:del>
          </w:p>
          <w:p w14:paraId="79BE6E5D" w14:textId="5CD4D4E7" w:rsidR="0060354D" w:rsidDel="002544C8" w:rsidRDefault="0060354D">
            <w:pPr>
              <w:rPr>
                <w:del w:id="233" w:author="Basso, Marta" w:date="2024-12-27T12:04:00Z" w16du:dateUtc="2024-12-27T20:04:00Z"/>
              </w:rPr>
              <w:pPrChange w:id="234" w:author="Basso, Marta" w:date="2024-12-27T12:04:00Z" w16du:dateUtc="2024-12-27T20:04:00Z">
                <w:pPr>
                  <w:pStyle w:val="ListParagraph"/>
                  <w:numPr>
                    <w:numId w:val="8"/>
                  </w:numPr>
                  <w:ind w:hanging="360"/>
                </w:pPr>
              </w:pPrChange>
            </w:pPr>
            <w:del w:id="235" w:author="Basso, Marta" w:date="2024-12-27T12:04:00Z" w16du:dateUtc="2024-12-27T20:04:00Z">
              <w:r w:rsidDel="002544C8">
                <w:delText>Work gloves</w:delText>
              </w:r>
            </w:del>
          </w:p>
          <w:p w14:paraId="199CD488" w14:textId="380983A1" w:rsidR="0060354D" w:rsidDel="002544C8" w:rsidRDefault="0060354D">
            <w:pPr>
              <w:rPr>
                <w:del w:id="236" w:author="Basso, Marta" w:date="2024-12-27T12:04:00Z" w16du:dateUtc="2024-12-27T20:04:00Z"/>
              </w:rPr>
              <w:pPrChange w:id="237" w:author="Basso, Marta" w:date="2024-12-27T12:04:00Z" w16du:dateUtc="2024-12-27T20:04:00Z">
                <w:pPr>
                  <w:pStyle w:val="ListParagraph"/>
                  <w:numPr>
                    <w:numId w:val="8"/>
                  </w:numPr>
                  <w:ind w:hanging="360"/>
                </w:pPr>
              </w:pPrChange>
            </w:pPr>
            <w:del w:id="238" w:author="Basso, Marta" w:date="2024-12-27T12:04:00Z" w16du:dateUtc="2024-12-27T20:04:00Z">
              <w:r w:rsidDel="002544C8">
                <w:delText>Spot unit</w:delText>
              </w:r>
            </w:del>
          </w:p>
          <w:p w14:paraId="30922ADE" w14:textId="37688E77" w:rsidR="0060354D" w:rsidDel="002544C8" w:rsidRDefault="0060354D">
            <w:pPr>
              <w:rPr>
                <w:del w:id="239" w:author="Basso, Marta" w:date="2024-12-27T12:04:00Z" w16du:dateUtc="2024-12-27T20:04:00Z"/>
              </w:rPr>
              <w:pPrChange w:id="240" w:author="Basso, Marta" w:date="2024-12-27T12:04:00Z" w16du:dateUtc="2024-12-27T20:04:00Z">
                <w:pPr>
                  <w:pStyle w:val="ListParagraph"/>
                  <w:numPr>
                    <w:numId w:val="8"/>
                  </w:numPr>
                  <w:ind w:hanging="360"/>
                </w:pPr>
              </w:pPrChange>
            </w:pPr>
            <w:del w:id="241" w:author="Basso, Marta" w:date="2024-12-27T12:04:00Z" w16du:dateUtc="2024-12-27T20:04:00Z">
              <w:r w:rsidDel="002544C8">
                <w:delText>Ear protection</w:delText>
              </w:r>
            </w:del>
          </w:p>
          <w:p w14:paraId="728348BC" w14:textId="23ACFCC9" w:rsidR="0060354D" w:rsidDel="002544C8" w:rsidRDefault="0060354D">
            <w:pPr>
              <w:rPr>
                <w:del w:id="242" w:author="Basso, Marta" w:date="2024-12-27T12:04:00Z" w16du:dateUtc="2024-12-27T20:04:00Z"/>
              </w:rPr>
              <w:pPrChange w:id="243" w:author="Basso, Marta" w:date="2024-12-27T12:04:00Z" w16du:dateUtc="2024-12-27T20:04:00Z">
                <w:pPr>
                  <w:pStyle w:val="ListParagraph"/>
                  <w:numPr>
                    <w:numId w:val="8"/>
                  </w:numPr>
                  <w:ind w:hanging="360"/>
                </w:pPr>
              </w:pPrChange>
            </w:pPr>
            <w:del w:id="244" w:author="Basso, Marta" w:date="2024-12-27T12:04:00Z" w16du:dateUtc="2024-12-27T20:04:00Z">
              <w:r w:rsidDel="002544C8">
                <w:delText>Hard hat</w:delText>
              </w:r>
            </w:del>
          </w:p>
          <w:p w14:paraId="318A3614" w14:textId="45039C21" w:rsidR="0060354D" w:rsidDel="002544C8" w:rsidRDefault="0060354D">
            <w:pPr>
              <w:rPr>
                <w:del w:id="245" w:author="Basso, Marta" w:date="2024-12-27T12:04:00Z" w16du:dateUtc="2024-12-27T20:04:00Z"/>
              </w:rPr>
              <w:pPrChange w:id="246" w:author="Basso, Marta" w:date="2024-12-27T12:04:00Z" w16du:dateUtc="2024-12-27T20:04:00Z">
                <w:pPr>
                  <w:pStyle w:val="ListParagraph"/>
                  <w:numPr>
                    <w:numId w:val="8"/>
                  </w:numPr>
                  <w:ind w:hanging="360"/>
                </w:pPr>
              </w:pPrChange>
            </w:pPr>
            <w:del w:id="247" w:author="Basso, Marta" w:date="2024-12-27T12:04:00Z" w16du:dateUtc="2024-12-27T20:04:00Z">
              <w:r w:rsidDel="002544C8">
                <w:delText>First aid kit</w:delText>
              </w:r>
            </w:del>
          </w:p>
          <w:p w14:paraId="1E4978C1" w14:textId="517680D1" w:rsidR="0060354D" w:rsidRPr="008802A1" w:rsidDel="002544C8" w:rsidRDefault="0060354D">
            <w:pPr>
              <w:rPr>
                <w:del w:id="248" w:author="Basso, Marta" w:date="2024-12-27T12:04:00Z" w16du:dateUtc="2024-12-27T20:04:00Z"/>
              </w:rPr>
            </w:pPr>
            <w:del w:id="249" w:author="Basso, Marta" w:date="2024-12-27T12:04:00Z" w16du:dateUtc="2024-12-27T20:04:00Z">
              <w:r w:rsidRPr="008802A1" w:rsidDel="002544C8">
                <w:delText>Miscellaneous:</w:delText>
              </w:r>
            </w:del>
          </w:p>
          <w:p w14:paraId="03AA55A4" w14:textId="7E558B03" w:rsidR="0060354D" w:rsidDel="002544C8" w:rsidRDefault="0060354D">
            <w:pPr>
              <w:rPr>
                <w:del w:id="250" w:author="Basso, Marta" w:date="2024-12-27T12:04:00Z" w16du:dateUtc="2024-12-27T20:04:00Z"/>
              </w:rPr>
              <w:pPrChange w:id="251" w:author="Basso, Marta" w:date="2024-12-27T12:04:00Z" w16du:dateUtc="2024-12-27T20:04:00Z">
                <w:pPr>
                  <w:pStyle w:val="ListParagraph"/>
                  <w:numPr>
                    <w:numId w:val="8"/>
                  </w:numPr>
                  <w:ind w:hanging="360"/>
                </w:pPr>
              </w:pPrChange>
            </w:pPr>
            <w:del w:id="252" w:author="Basso, Marta" w:date="2024-12-27T12:04:00Z" w16du:dateUtc="2024-12-27T20:04:00Z">
              <w:r w:rsidDel="002544C8">
                <w:delText>Padlocks + keys</w:delText>
              </w:r>
            </w:del>
          </w:p>
          <w:p w14:paraId="38A419AB" w14:textId="7DFB005D" w:rsidR="0060354D" w:rsidDel="002544C8" w:rsidRDefault="0060354D">
            <w:pPr>
              <w:rPr>
                <w:del w:id="253" w:author="Basso, Marta" w:date="2024-12-27T12:04:00Z" w16du:dateUtc="2024-12-27T20:04:00Z"/>
              </w:rPr>
              <w:pPrChange w:id="254" w:author="Basso, Marta" w:date="2024-12-27T12:04:00Z" w16du:dateUtc="2024-12-27T20:04:00Z">
                <w:pPr>
                  <w:pStyle w:val="ListParagraph"/>
                  <w:numPr>
                    <w:numId w:val="8"/>
                  </w:numPr>
                  <w:ind w:hanging="360"/>
                </w:pPr>
              </w:pPrChange>
            </w:pPr>
            <w:del w:id="255" w:author="Basso, Marta" w:date="2024-12-27T12:04:00Z" w16du:dateUtc="2024-12-27T20:04:00Z">
              <w:r w:rsidDel="002544C8">
                <w:delText>Waders and/or boots-rubber boots</w:delText>
              </w:r>
            </w:del>
          </w:p>
          <w:p w14:paraId="0A798B98" w14:textId="2B9439BA" w:rsidR="0060354D" w:rsidDel="002544C8" w:rsidRDefault="0060354D">
            <w:pPr>
              <w:rPr>
                <w:del w:id="256" w:author="Basso, Marta" w:date="2024-12-27T12:04:00Z" w16du:dateUtc="2024-12-27T20:04:00Z"/>
              </w:rPr>
              <w:pPrChange w:id="257" w:author="Basso, Marta" w:date="2024-12-27T12:04:00Z" w16du:dateUtc="2024-12-27T20:04:00Z">
                <w:pPr>
                  <w:pStyle w:val="ListParagraph"/>
                  <w:numPr>
                    <w:numId w:val="8"/>
                  </w:numPr>
                  <w:ind w:hanging="360"/>
                </w:pPr>
              </w:pPrChange>
            </w:pPr>
            <w:del w:id="258" w:author="Basso, Marta" w:date="2024-12-27T12:04:00Z" w16du:dateUtc="2024-12-27T20:04:00Z">
              <w:r w:rsidDel="002544C8">
                <w:delText xml:space="preserve">Sonde case </w:delText>
              </w:r>
            </w:del>
          </w:p>
          <w:p w14:paraId="73ECEADB" w14:textId="2DD9C617" w:rsidR="0060354D" w:rsidDel="002544C8" w:rsidRDefault="0060354D">
            <w:pPr>
              <w:rPr>
                <w:del w:id="259" w:author="Basso, Marta" w:date="2024-12-27T12:04:00Z" w16du:dateUtc="2024-12-27T20:04:00Z"/>
              </w:rPr>
              <w:pPrChange w:id="260" w:author="Basso, Marta" w:date="2024-12-27T12:04:00Z" w16du:dateUtc="2024-12-27T20:04:00Z">
                <w:pPr>
                  <w:pStyle w:val="ListParagraph"/>
                  <w:numPr>
                    <w:numId w:val="8"/>
                  </w:numPr>
                  <w:ind w:hanging="360"/>
                </w:pPr>
              </w:pPrChange>
            </w:pPr>
            <w:del w:id="261" w:author="Basso, Marta" w:date="2024-12-27T12:04:00Z" w16du:dateUtc="2024-12-27T20:04:00Z">
              <w:r w:rsidDel="002544C8">
                <w:delText>Sonde wrench</w:delText>
              </w:r>
            </w:del>
          </w:p>
          <w:p w14:paraId="62FACCF1" w14:textId="595345CA" w:rsidR="0060354D" w:rsidDel="002544C8" w:rsidRDefault="0060354D">
            <w:pPr>
              <w:rPr>
                <w:del w:id="262" w:author="Basso, Marta" w:date="2024-12-27T12:04:00Z" w16du:dateUtc="2024-12-27T20:04:00Z"/>
                <w:lang w:val="en-GB"/>
              </w:rPr>
              <w:pPrChange w:id="263" w:author="Basso, Marta" w:date="2024-12-27T12:04:00Z" w16du:dateUtc="2024-12-27T20:04:00Z">
                <w:pPr>
                  <w:pStyle w:val="ListParagraph"/>
                  <w:numPr>
                    <w:numId w:val="8"/>
                  </w:numPr>
                  <w:ind w:hanging="360"/>
                </w:pPr>
              </w:pPrChange>
            </w:pPr>
            <w:del w:id="264" w:author="Basso, Marta" w:date="2024-12-27T12:04:00Z" w16du:dateUtc="2024-12-27T20:04:00Z">
              <w:r w:rsidRPr="00432A90" w:rsidDel="002544C8">
                <w:rPr>
                  <w:lang w:val="en-GB"/>
                </w:rPr>
                <w:delText>Knife</w:delText>
              </w:r>
            </w:del>
          </w:p>
          <w:p w14:paraId="4A951D48" w14:textId="76D15634" w:rsidR="0060354D" w:rsidRPr="00CE09AE" w:rsidDel="002544C8" w:rsidRDefault="0060354D">
            <w:pPr>
              <w:rPr>
                <w:del w:id="265" w:author="Basso, Marta" w:date="2024-12-27T12:04:00Z" w16du:dateUtc="2024-12-27T20:04:00Z"/>
                <w:lang w:val="en-GB"/>
              </w:rPr>
              <w:pPrChange w:id="266" w:author="Basso, Marta" w:date="2024-12-27T12:04:00Z" w16du:dateUtc="2024-12-27T20:04:00Z">
                <w:pPr>
                  <w:pStyle w:val="ListParagraph"/>
                  <w:numPr>
                    <w:numId w:val="8"/>
                  </w:numPr>
                  <w:ind w:hanging="360"/>
                </w:pPr>
              </w:pPrChange>
            </w:pPr>
            <w:del w:id="267" w:author="Basso, Marta" w:date="2024-12-27T12:04:00Z" w16du:dateUtc="2024-12-27T20:04:00Z">
              <w:r w:rsidDel="002544C8">
                <w:rPr>
                  <w:lang w:val="en-GB"/>
                </w:rPr>
                <w:delText>Lockers and keys</w:delText>
              </w:r>
            </w:del>
          </w:p>
          <w:p w14:paraId="559123EE" w14:textId="097AE562" w:rsidR="0060354D" w:rsidDel="002544C8" w:rsidRDefault="0060354D">
            <w:pPr>
              <w:rPr>
                <w:del w:id="268" w:author="Basso, Marta" w:date="2024-12-27T12:04:00Z" w16du:dateUtc="2024-12-27T20:04:00Z"/>
              </w:rPr>
              <w:pPrChange w:id="269" w:author="Basso, Marta" w:date="2024-12-27T12:04:00Z" w16du:dateUtc="2024-12-27T20:04:00Z">
                <w:pPr>
                  <w:pStyle w:val="ListParagraph"/>
                  <w:numPr>
                    <w:numId w:val="8"/>
                  </w:numPr>
                  <w:ind w:hanging="360"/>
                </w:pPr>
              </w:pPrChange>
            </w:pPr>
            <w:del w:id="270" w:author="Basso, Marta" w:date="2024-12-27T12:04:00Z" w16du:dateUtc="2024-12-27T20:04:00Z">
              <w:r w:rsidDel="002544C8">
                <w:delText>Duct tape</w:delText>
              </w:r>
            </w:del>
          </w:p>
          <w:p w14:paraId="3C1C33F5" w14:textId="0B1002C7" w:rsidR="0060354D" w:rsidRPr="00B2573D" w:rsidDel="002544C8" w:rsidRDefault="0060354D">
            <w:pPr>
              <w:rPr>
                <w:del w:id="271" w:author="Basso, Marta" w:date="2024-12-27T12:04:00Z" w16du:dateUtc="2024-12-27T20:04:00Z"/>
                <w:strike/>
                <w:rPrChange w:id="272" w:author="H2O" w:date="2024-12-19T11:16:00Z" w16du:dateUtc="2024-12-19T19:16:00Z">
                  <w:rPr>
                    <w:del w:id="273" w:author="Basso, Marta" w:date="2024-12-27T12:04:00Z" w16du:dateUtc="2024-12-27T20:04:00Z"/>
                  </w:rPr>
                </w:rPrChange>
              </w:rPr>
              <w:pPrChange w:id="274" w:author="Basso, Marta" w:date="2024-12-27T12:04:00Z" w16du:dateUtc="2024-12-27T20:04:00Z">
                <w:pPr>
                  <w:pStyle w:val="ListParagraph"/>
                  <w:numPr>
                    <w:numId w:val="8"/>
                  </w:numPr>
                  <w:ind w:hanging="360"/>
                </w:pPr>
              </w:pPrChange>
            </w:pPr>
            <w:del w:id="275" w:author="Basso, Marta" w:date="2024-12-27T12:04:00Z" w16du:dateUtc="2024-12-27T20:04:00Z">
              <w:r w:rsidRPr="00B2573D" w:rsidDel="002544C8">
                <w:rPr>
                  <w:strike/>
                  <w:rPrChange w:id="276" w:author="H2O" w:date="2024-12-19T11:16:00Z" w16du:dateUtc="2024-12-19T19:16:00Z">
                    <w:rPr/>
                  </w:rPrChange>
                </w:rPr>
                <w:delText>Push broom</w:delText>
              </w:r>
            </w:del>
          </w:p>
          <w:p w14:paraId="21021752" w14:textId="4B2C3A4B" w:rsidR="0060354D" w:rsidDel="002544C8" w:rsidRDefault="0060354D">
            <w:pPr>
              <w:rPr>
                <w:del w:id="277" w:author="Basso, Marta" w:date="2024-12-27T12:04:00Z" w16du:dateUtc="2024-12-27T20:04:00Z"/>
              </w:rPr>
              <w:pPrChange w:id="278" w:author="Basso, Marta" w:date="2024-12-27T12:04:00Z" w16du:dateUtc="2024-12-27T20:04:00Z">
                <w:pPr>
                  <w:pStyle w:val="ListParagraph"/>
                  <w:numPr>
                    <w:numId w:val="8"/>
                  </w:numPr>
                  <w:ind w:hanging="360"/>
                </w:pPr>
              </w:pPrChange>
            </w:pPr>
            <w:del w:id="279" w:author="Basso, Marta" w:date="2024-12-27T12:04:00Z" w16du:dateUtc="2024-12-27T20:04:00Z">
              <w:r w:rsidDel="002544C8">
                <w:delText>Tablet with georeferenced maps</w:delText>
              </w:r>
            </w:del>
          </w:p>
          <w:p w14:paraId="68456C0B" w14:textId="7B63D2EA" w:rsidR="0060354D" w:rsidDel="002544C8" w:rsidRDefault="0060354D">
            <w:pPr>
              <w:rPr>
                <w:del w:id="280" w:author="Basso, Marta" w:date="2024-12-27T12:04:00Z" w16du:dateUtc="2024-12-27T20:04:00Z"/>
              </w:rPr>
              <w:pPrChange w:id="281" w:author="Basso, Marta" w:date="2024-12-27T12:04:00Z" w16du:dateUtc="2024-12-27T20:04:00Z">
                <w:pPr>
                  <w:pStyle w:val="ListParagraph"/>
                  <w:numPr>
                    <w:numId w:val="8"/>
                  </w:numPr>
                  <w:ind w:hanging="360"/>
                </w:pPr>
              </w:pPrChange>
            </w:pPr>
            <w:del w:id="282" w:author="Basso, Marta" w:date="2024-12-27T12:04:00Z" w16du:dateUtc="2024-12-27T20:04:00Z">
              <w:r w:rsidDel="002544C8">
                <w:delText>Paper maps</w:delText>
              </w:r>
            </w:del>
          </w:p>
          <w:p w14:paraId="4A4ED83C" w14:textId="5E89833A" w:rsidR="0060354D" w:rsidDel="002544C8" w:rsidRDefault="0060354D">
            <w:pPr>
              <w:rPr>
                <w:del w:id="283" w:author="Basso, Marta" w:date="2024-12-27T12:04:00Z" w16du:dateUtc="2024-12-27T20:04:00Z"/>
              </w:rPr>
              <w:pPrChange w:id="284" w:author="Basso, Marta" w:date="2024-12-27T12:04:00Z" w16du:dateUtc="2024-12-27T20:04:00Z">
                <w:pPr>
                  <w:pStyle w:val="ListParagraph"/>
                  <w:numPr>
                    <w:numId w:val="8"/>
                  </w:numPr>
                  <w:ind w:hanging="360"/>
                </w:pPr>
              </w:pPrChange>
            </w:pPr>
            <w:del w:id="285" w:author="Basso, Marta" w:date="2024-12-27T12:04:00Z" w16du:dateUtc="2024-12-27T20:04:00Z">
              <w:r w:rsidDel="002544C8">
                <w:delText>Permits, permissions, contact info</w:delText>
              </w:r>
            </w:del>
          </w:p>
          <w:p w14:paraId="4DCA4166" w14:textId="224A4C84" w:rsidR="0060354D" w:rsidDel="002544C8" w:rsidRDefault="0060354D">
            <w:pPr>
              <w:rPr>
                <w:del w:id="286" w:author="Basso, Marta" w:date="2024-12-27T12:04:00Z" w16du:dateUtc="2024-12-27T20:04:00Z"/>
              </w:rPr>
              <w:pPrChange w:id="287" w:author="Basso, Marta" w:date="2024-12-27T12:04:00Z" w16du:dateUtc="2024-12-27T20:04:00Z">
                <w:pPr>
                  <w:pStyle w:val="ListParagraph"/>
                  <w:numPr>
                    <w:numId w:val="8"/>
                  </w:numPr>
                  <w:ind w:hanging="360"/>
                </w:pPr>
              </w:pPrChange>
            </w:pPr>
            <w:del w:id="288" w:author="Basso, Marta" w:date="2024-12-27T12:04:00Z" w16du:dateUtc="2024-12-27T20:04:00Z">
              <w:r w:rsidDel="002544C8">
                <w:delText>Colorful ribbon for marking</w:delText>
              </w:r>
            </w:del>
          </w:p>
          <w:p w14:paraId="633BCA75" w14:textId="593AF3AD" w:rsidR="0060354D" w:rsidDel="002544C8" w:rsidRDefault="0060354D">
            <w:pPr>
              <w:rPr>
                <w:ins w:id="289" w:author="Bogaart, Manon" w:date="2024-12-17T16:07:00Z" w16du:dateUtc="2024-12-18T00:07:00Z"/>
                <w:del w:id="290" w:author="Basso, Marta" w:date="2024-12-27T12:04:00Z" w16du:dateUtc="2024-12-27T20:04:00Z"/>
                <w:lang w:val="en-GB"/>
              </w:rPr>
              <w:pPrChange w:id="291" w:author="Basso, Marta" w:date="2024-12-27T12:04:00Z" w16du:dateUtc="2024-12-27T20:04:00Z">
                <w:pPr>
                  <w:pStyle w:val="ListParagraph"/>
                  <w:numPr>
                    <w:numId w:val="8"/>
                  </w:numPr>
                  <w:ind w:hanging="360"/>
                </w:pPr>
              </w:pPrChange>
            </w:pPr>
            <w:del w:id="292" w:author="Basso, Marta" w:date="2024-12-27T12:04:00Z" w16du:dateUtc="2024-12-27T20:04:00Z">
              <w:r w:rsidRPr="00432A90" w:rsidDel="002544C8">
                <w:rPr>
                  <w:lang w:val="en-GB"/>
                </w:rPr>
                <w:delText>Field notebooks</w:delText>
              </w:r>
            </w:del>
          </w:p>
          <w:p w14:paraId="7DAB40AE" w14:textId="1E4208BA" w:rsidR="00BE03AD" w:rsidDel="002544C8" w:rsidRDefault="00BE03AD">
            <w:pPr>
              <w:rPr>
                <w:ins w:id="293" w:author="Bogaart, Manon" w:date="2024-12-17T16:07:00Z" w16du:dateUtc="2024-12-18T00:07:00Z"/>
                <w:del w:id="294" w:author="Basso, Marta" w:date="2024-12-27T12:04:00Z" w16du:dateUtc="2024-12-27T20:04:00Z"/>
                <w:lang w:val="en-GB"/>
              </w:rPr>
              <w:pPrChange w:id="295" w:author="Basso, Marta" w:date="2024-12-27T12:04:00Z" w16du:dateUtc="2024-12-27T20:04:00Z">
                <w:pPr>
                  <w:pStyle w:val="ListParagraph"/>
                  <w:numPr>
                    <w:numId w:val="8"/>
                  </w:numPr>
                  <w:ind w:hanging="360"/>
                </w:pPr>
              </w:pPrChange>
            </w:pPr>
            <w:ins w:id="296" w:author="Bogaart, Manon" w:date="2024-12-17T16:07:00Z" w16du:dateUtc="2024-12-18T00:07:00Z">
              <w:del w:id="297" w:author="Basso, Marta" w:date="2024-12-27T12:04:00Z" w16du:dateUtc="2024-12-27T20:04:00Z">
                <w:r w:rsidDel="002544C8">
                  <w:rPr>
                    <w:lang w:val="en-GB"/>
                  </w:rPr>
                  <w:delText>Field forms</w:delText>
                </w:r>
              </w:del>
            </w:ins>
          </w:p>
          <w:p w14:paraId="28763740" w14:textId="7D381529" w:rsidR="00BE03AD" w:rsidDel="002544C8" w:rsidRDefault="00BE03AD">
            <w:pPr>
              <w:rPr>
                <w:del w:id="298" w:author="Basso, Marta" w:date="2024-12-27T12:04:00Z" w16du:dateUtc="2024-12-27T20:04:00Z"/>
                <w:lang w:val="en-GB"/>
              </w:rPr>
              <w:pPrChange w:id="299" w:author="Basso, Marta" w:date="2024-12-27T12:04:00Z" w16du:dateUtc="2024-12-27T20:04:00Z">
                <w:pPr>
                  <w:pStyle w:val="ListParagraph"/>
                  <w:numPr>
                    <w:numId w:val="8"/>
                  </w:numPr>
                  <w:ind w:hanging="360"/>
                </w:pPr>
              </w:pPrChange>
            </w:pPr>
            <w:ins w:id="300" w:author="Bogaart, Manon" w:date="2024-12-17T16:07:00Z" w16du:dateUtc="2024-12-18T00:07:00Z">
              <w:del w:id="301" w:author="Basso, Marta" w:date="2024-12-27T12:04:00Z" w16du:dateUtc="2024-12-27T20:04:00Z">
                <w:r w:rsidDel="002544C8">
                  <w:rPr>
                    <w:lang w:val="en-GB"/>
                  </w:rPr>
                  <w:delText>Extra rain on paper</w:delText>
                </w:r>
              </w:del>
            </w:ins>
          </w:p>
          <w:p w14:paraId="07D2D3A2" w14:textId="29A55A82" w:rsidR="0060354D" w:rsidRPr="00CE09AE" w:rsidDel="002544C8" w:rsidRDefault="0060354D">
            <w:pPr>
              <w:rPr>
                <w:del w:id="302" w:author="Basso, Marta" w:date="2024-12-27T12:04:00Z" w16du:dateUtc="2024-12-27T20:04:00Z"/>
              </w:rPr>
              <w:pPrChange w:id="303" w:author="Basso, Marta" w:date="2024-12-27T12:04:00Z" w16du:dateUtc="2024-12-27T20:04:00Z">
                <w:pPr>
                  <w:pStyle w:val="ListParagraph"/>
                  <w:numPr>
                    <w:numId w:val="8"/>
                  </w:numPr>
                  <w:ind w:hanging="360"/>
                </w:pPr>
              </w:pPrChange>
            </w:pPr>
            <w:del w:id="304" w:author="Basso, Marta" w:date="2024-12-27T12:04:00Z" w16du:dateUtc="2024-12-27T20:04:00Z">
              <w:r w:rsidDel="002544C8">
                <w:delText xml:space="preserve">Washi labeling tape </w:delText>
              </w:r>
            </w:del>
          </w:p>
          <w:p w14:paraId="3E0D9B42" w14:textId="29DDE076" w:rsidR="0060354D" w:rsidDel="002544C8" w:rsidRDefault="0060354D">
            <w:pPr>
              <w:rPr>
                <w:del w:id="305" w:author="Basso, Marta" w:date="2024-12-27T12:04:00Z" w16du:dateUtc="2024-12-27T20:04:00Z"/>
                <w:lang w:val="en-GB"/>
              </w:rPr>
              <w:pPrChange w:id="306" w:author="Basso, Marta" w:date="2024-12-27T12:04:00Z" w16du:dateUtc="2024-12-27T20:04:00Z">
                <w:pPr>
                  <w:pStyle w:val="ListParagraph"/>
                  <w:numPr>
                    <w:numId w:val="8"/>
                  </w:numPr>
                  <w:ind w:hanging="360"/>
                </w:pPr>
              </w:pPrChange>
            </w:pPr>
            <w:del w:id="307" w:author="Basso, Marta" w:date="2024-12-27T12:04:00Z" w16du:dateUtc="2024-12-27T20:04:00Z">
              <w:r w:rsidRPr="00432A90" w:rsidDel="002544C8">
                <w:rPr>
                  <w:lang w:val="en-GB"/>
                </w:rPr>
                <w:delText>Pencils</w:delText>
              </w:r>
            </w:del>
          </w:p>
          <w:p w14:paraId="2B0A0FAA" w14:textId="464CEFBE" w:rsidR="0060354D" w:rsidDel="002544C8" w:rsidRDefault="0060354D">
            <w:pPr>
              <w:rPr>
                <w:del w:id="308" w:author="Basso, Marta" w:date="2024-12-27T12:04:00Z" w16du:dateUtc="2024-12-27T20:04:00Z"/>
                <w:lang w:val="en-GB"/>
              </w:rPr>
              <w:pPrChange w:id="309" w:author="Basso, Marta" w:date="2024-12-27T12:04:00Z" w16du:dateUtc="2024-12-27T20:04:00Z">
                <w:pPr>
                  <w:pStyle w:val="ListParagraph"/>
                  <w:numPr>
                    <w:numId w:val="8"/>
                  </w:numPr>
                  <w:ind w:hanging="360"/>
                </w:pPr>
              </w:pPrChange>
            </w:pPr>
            <w:del w:id="310" w:author="Basso, Marta" w:date="2024-12-27T12:04:00Z" w16du:dateUtc="2024-12-27T20:04:00Z">
              <w:r w:rsidRPr="00432A90" w:rsidDel="002544C8">
                <w:rPr>
                  <w:lang w:val="en-GB"/>
                </w:rPr>
                <w:delText>Sharpies</w:delText>
              </w:r>
            </w:del>
          </w:p>
          <w:p w14:paraId="3C07BAAF" w14:textId="6BD299F9" w:rsidR="0060354D" w:rsidRPr="00CE09AE" w:rsidDel="002544C8" w:rsidRDefault="0060354D">
            <w:pPr>
              <w:rPr>
                <w:del w:id="311" w:author="Basso, Marta" w:date="2024-12-27T12:04:00Z" w16du:dateUtc="2024-12-27T20:04:00Z"/>
              </w:rPr>
              <w:pPrChange w:id="312" w:author="Basso, Marta" w:date="2024-12-27T12:04:00Z" w16du:dateUtc="2024-12-27T20:04:00Z">
                <w:pPr>
                  <w:pStyle w:val="ListParagraph"/>
                  <w:numPr>
                    <w:numId w:val="8"/>
                  </w:numPr>
                  <w:ind w:hanging="360"/>
                </w:pPr>
              </w:pPrChange>
            </w:pPr>
            <w:del w:id="313" w:author="Basso, Marta" w:date="2024-12-27T12:04:00Z" w16du:dateUtc="2024-12-27T20:04:00Z">
              <w:r w:rsidDel="002544C8">
                <w:delText>Tool box</w:delText>
              </w:r>
            </w:del>
          </w:p>
          <w:p w14:paraId="0F91A1D2" w14:textId="39F08BF1" w:rsidR="0060354D" w:rsidDel="002544C8" w:rsidRDefault="0060354D">
            <w:pPr>
              <w:rPr>
                <w:del w:id="314" w:author="Basso, Marta" w:date="2024-12-27T12:04:00Z" w16du:dateUtc="2024-12-27T20:04:00Z"/>
              </w:rPr>
              <w:pPrChange w:id="315" w:author="Basso, Marta" w:date="2024-12-27T12:04:00Z" w16du:dateUtc="2024-12-27T20:04:00Z">
                <w:pPr>
                  <w:pStyle w:val="ListParagraph"/>
                  <w:numPr>
                    <w:numId w:val="8"/>
                  </w:numPr>
                  <w:ind w:hanging="360"/>
                </w:pPr>
              </w:pPrChange>
            </w:pPr>
            <w:del w:id="316" w:author="Basso, Marta" w:date="2024-12-27T12:04:00Z" w16du:dateUtc="2024-12-27T20:04:00Z">
              <w:r w:rsidDel="002544C8">
                <w:delText>Pulaski, shovel, saw (for clearing debris off road. Required during fire season).</w:delText>
              </w:r>
            </w:del>
          </w:p>
          <w:p w14:paraId="60F9AB63" w14:textId="0939D572" w:rsidR="0060354D" w:rsidDel="002544C8" w:rsidRDefault="0060354D">
            <w:pPr>
              <w:rPr>
                <w:del w:id="317" w:author="Basso, Marta" w:date="2024-12-27T12:04:00Z" w16du:dateUtc="2024-12-27T20:04:00Z"/>
              </w:rPr>
              <w:pPrChange w:id="318" w:author="Basso, Marta" w:date="2024-12-27T12:04:00Z" w16du:dateUtc="2024-12-27T20:04:00Z">
                <w:pPr>
                  <w:pStyle w:val="ListParagraph"/>
                  <w:numPr>
                    <w:numId w:val="8"/>
                  </w:numPr>
                  <w:spacing w:after="160" w:line="259" w:lineRule="auto"/>
                  <w:ind w:hanging="360"/>
                </w:pPr>
              </w:pPrChange>
            </w:pPr>
            <w:del w:id="319" w:author="Basso, Marta" w:date="2024-12-27T12:04:00Z" w16du:dateUtc="2024-12-27T20:04:00Z">
              <w:r w:rsidDel="002544C8">
                <w:delText>Water pump backpack (summer field work, only)</w:delText>
              </w:r>
            </w:del>
          </w:p>
          <w:p w14:paraId="6530D459" w14:textId="3B5FCCC0" w:rsidR="0060354D" w:rsidRPr="00CE09AE" w:rsidDel="002544C8" w:rsidRDefault="0060354D">
            <w:pPr>
              <w:rPr>
                <w:del w:id="320" w:author="Basso, Marta" w:date="2024-12-27T12:04:00Z" w16du:dateUtc="2024-12-27T20:04:00Z"/>
              </w:rPr>
              <w:pPrChange w:id="321" w:author="Basso, Marta" w:date="2024-12-27T12:04:00Z" w16du:dateUtc="2024-12-27T20:04:00Z">
                <w:pPr>
                  <w:pStyle w:val="ListParagraph"/>
                  <w:numPr>
                    <w:numId w:val="8"/>
                  </w:numPr>
                  <w:ind w:hanging="360"/>
                </w:pPr>
              </w:pPrChange>
            </w:pPr>
            <w:del w:id="322" w:author="Basso, Marta" w:date="2024-12-27T12:04:00Z" w16du:dateUtc="2024-12-27T20:04:00Z">
              <w:r w:rsidDel="002544C8">
                <w:delText>5 gallon jug filled with potable water (summer field work, only)</w:delText>
              </w:r>
            </w:del>
          </w:p>
          <w:p w14:paraId="5150FE79" w14:textId="5C991F1D" w:rsidR="007546A8" w:rsidRDefault="007546A8" w:rsidP="002544C8"/>
        </w:tc>
      </w:tr>
    </w:tbl>
    <w:p w14:paraId="0C1318E1" w14:textId="4F6733AD" w:rsidR="00D721DC" w:rsidRPr="00045D1A" w:rsidRDefault="00D721DC" w:rsidP="008A5C92">
      <w:pPr>
        <w:rPr>
          <w:rFonts w:eastAsiaTheme="majorEastAsia" w:cstheme="majorBidi"/>
          <w:color w:val="0F4761" w:themeColor="accent1" w:themeShade="BF"/>
          <w:sz w:val="28"/>
          <w:szCs w:val="28"/>
        </w:rPr>
      </w:pPr>
    </w:p>
    <w:p w14:paraId="37207220" w14:textId="35717151" w:rsidR="00D721DC" w:rsidRDefault="00D721DC" w:rsidP="00E82031">
      <w:pPr>
        <w:rPr>
          <w:b/>
          <w:bCs/>
        </w:rPr>
      </w:pPr>
    </w:p>
    <w:p w14:paraId="7A209F34" w14:textId="77777777" w:rsidR="00D24364" w:rsidRDefault="00D24364">
      <w:pPr>
        <w:rPr>
          <w:rFonts w:asciiTheme="majorHAnsi" w:eastAsiaTheme="majorEastAsia" w:hAnsiTheme="majorHAnsi" w:cstheme="majorBidi"/>
          <w:color w:val="0F4761" w:themeColor="accent1" w:themeShade="BF"/>
          <w:sz w:val="40"/>
          <w:szCs w:val="40"/>
        </w:rPr>
      </w:pPr>
      <w:r>
        <w:br w:type="page"/>
      </w:r>
    </w:p>
    <w:p w14:paraId="16804B0D" w14:textId="59826319" w:rsidR="00330A1F" w:rsidRDefault="00A64249" w:rsidP="00D24364">
      <w:pPr>
        <w:pStyle w:val="Heading1"/>
      </w:pPr>
      <w:bookmarkStart w:id="323" w:name="_Toc180737238"/>
      <w:commentRangeStart w:id="324"/>
      <w:r>
        <w:lastRenderedPageBreak/>
        <w:t>Procedure</w:t>
      </w:r>
      <w:bookmarkEnd w:id="323"/>
      <w:r>
        <w:t xml:space="preserve"> </w:t>
      </w:r>
      <w:commentRangeEnd w:id="324"/>
      <w:r w:rsidR="00CA34EC">
        <w:rPr>
          <w:rStyle w:val="CommentReference"/>
          <w:rFonts w:asciiTheme="minorHAnsi" w:eastAsiaTheme="minorHAnsi" w:hAnsiTheme="minorHAnsi" w:cstheme="minorBidi"/>
          <w:color w:val="auto"/>
        </w:rPr>
        <w:commentReference w:id="324"/>
      </w:r>
    </w:p>
    <w:p w14:paraId="464921B1" w14:textId="77777777" w:rsidR="00315DA5" w:rsidRPr="00315DA5" w:rsidRDefault="00315DA5" w:rsidP="00315DA5"/>
    <w:p w14:paraId="56AA9697" w14:textId="632A9A64" w:rsidR="00315DA5" w:rsidRDefault="00315DA5" w:rsidP="00315DA5">
      <w:pPr>
        <w:pStyle w:val="Heading3"/>
        <w:rPr>
          <w:ins w:id="325" w:author="Basso, Marta" w:date="2024-12-27T11:41:00Z" w16du:dateUtc="2024-12-27T19:41:00Z"/>
          <w:b/>
          <w:bCs/>
          <w:sz w:val="32"/>
          <w:szCs w:val="32"/>
          <w:lang w:val="en-GB"/>
        </w:rPr>
      </w:pPr>
      <w:bookmarkStart w:id="326" w:name="_Toc180737239"/>
      <w:r w:rsidRPr="00045D1A">
        <w:rPr>
          <w:b/>
          <w:bCs/>
          <w:sz w:val="32"/>
          <w:szCs w:val="32"/>
          <w:lang w:val="en-GB"/>
        </w:rPr>
        <w:t>Before leaving</w:t>
      </w:r>
      <w:bookmarkEnd w:id="326"/>
    </w:p>
    <w:p w14:paraId="654D6CB5" w14:textId="77777777" w:rsidR="00E53A61" w:rsidRDefault="00E53A61" w:rsidP="00E53A61">
      <w:pPr>
        <w:rPr>
          <w:ins w:id="327" w:author="Basso, Marta" w:date="2024-12-27T11:41:00Z" w16du:dateUtc="2024-12-27T19:41:00Z"/>
          <w:lang w:val="en-GB"/>
        </w:rPr>
      </w:pPr>
    </w:p>
    <w:p w14:paraId="78E429CC" w14:textId="51B0C735" w:rsidR="00E53A61" w:rsidRPr="007853F2" w:rsidRDefault="008740BC" w:rsidP="007853F2">
      <w:pPr>
        <w:rPr>
          <w:ins w:id="328" w:author="Basso, Marta" w:date="2024-12-27T11:45:00Z" w16du:dateUtc="2024-12-27T19:45:00Z"/>
          <w:b/>
          <w:bCs/>
          <w:color w:val="156082" w:themeColor="accent1"/>
          <w:lang w:val="en-GB"/>
          <w:rPrChange w:id="329" w:author="Basso, Marta" w:date="2025-01-02T09:59:00Z" w16du:dateUtc="2025-01-02T17:59:00Z">
            <w:rPr>
              <w:ins w:id="330" w:author="Basso, Marta" w:date="2024-12-27T11:45:00Z" w16du:dateUtc="2024-12-27T19:45:00Z"/>
              <w:lang w:val="en-GB"/>
            </w:rPr>
          </w:rPrChange>
        </w:rPr>
      </w:pPr>
      <w:ins w:id="331" w:author="Basso, Marta" w:date="2024-12-27T11:45:00Z" w16du:dateUtc="2024-12-27T19:45:00Z">
        <w:r w:rsidRPr="007853F2">
          <w:rPr>
            <w:b/>
            <w:bCs/>
            <w:color w:val="156082" w:themeColor="accent1"/>
            <w:lang w:val="en-GB"/>
            <w:rPrChange w:id="332" w:author="Basso, Marta" w:date="2025-01-02T09:59:00Z" w16du:dateUtc="2025-01-02T17:59:00Z">
              <w:rPr>
                <w:lang w:val="en-GB"/>
              </w:rPr>
            </w:rPrChange>
          </w:rPr>
          <w:t xml:space="preserve">Two or three days before leaving: </w:t>
        </w:r>
      </w:ins>
    </w:p>
    <w:p w14:paraId="11E0A016" w14:textId="5AC4A3A1" w:rsidR="008740BC" w:rsidRDefault="008740BC" w:rsidP="008740BC">
      <w:pPr>
        <w:pStyle w:val="ListParagraph"/>
        <w:numPr>
          <w:ilvl w:val="0"/>
          <w:numId w:val="48"/>
        </w:numPr>
        <w:rPr>
          <w:ins w:id="333" w:author="Basso, Marta" w:date="2024-12-27T11:46:00Z" w16du:dateUtc="2024-12-27T19:46:00Z"/>
          <w:lang w:val="en-GB"/>
        </w:rPr>
      </w:pPr>
      <w:ins w:id="334" w:author="Basso, Marta" w:date="2024-12-27T11:46:00Z" w16du:dateUtc="2024-12-27T19:46:00Z">
        <w:r>
          <w:rPr>
            <w:lang w:val="en-GB"/>
          </w:rPr>
          <w:t xml:space="preserve">Reserve the trucks at motorpool needed for sampling. </w:t>
        </w:r>
      </w:ins>
    </w:p>
    <w:p w14:paraId="29B56D97" w14:textId="6D49852D" w:rsidR="008740BC" w:rsidRPr="008740BC" w:rsidRDefault="008740BC">
      <w:pPr>
        <w:pStyle w:val="ListParagraph"/>
        <w:numPr>
          <w:ilvl w:val="0"/>
          <w:numId w:val="48"/>
        </w:numPr>
        <w:rPr>
          <w:lang w:val="en-GB"/>
          <w:rPrChange w:id="335" w:author="Basso, Marta" w:date="2024-12-27T11:46:00Z" w16du:dateUtc="2024-12-27T19:46:00Z">
            <w:rPr>
              <w:b/>
              <w:bCs/>
              <w:sz w:val="32"/>
              <w:szCs w:val="32"/>
              <w:lang w:val="en-GB"/>
            </w:rPr>
          </w:rPrChange>
        </w:rPr>
        <w:pPrChange w:id="336" w:author="Basso, Marta" w:date="2024-12-27T11:46:00Z" w16du:dateUtc="2024-12-27T19:46:00Z">
          <w:pPr>
            <w:pStyle w:val="Heading3"/>
          </w:pPr>
        </w:pPrChange>
      </w:pPr>
      <w:ins w:id="337" w:author="Basso, Marta" w:date="2024-12-27T11:47:00Z" w16du:dateUtc="2024-12-27T19:47:00Z">
        <w:r>
          <w:rPr>
            <w:lang w:val="en-GB"/>
          </w:rPr>
          <w:t xml:space="preserve">If needed, upload maps in Avanza in all the tablets. </w:t>
        </w:r>
      </w:ins>
    </w:p>
    <w:p w14:paraId="351B7CD3" w14:textId="4C1EDA54" w:rsidR="00D24364" w:rsidRDefault="00D24364" w:rsidP="00A37685">
      <w:pPr>
        <w:pStyle w:val="ListParagraph"/>
        <w:numPr>
          <w:ilvl w:val="0"/>
          <w:numId w:val="22"/>
        </w:numPr>
        <w:rPr>
          <w:ins w:id="338" w:author="Bogaart, Manon" w:date="2024-12-17T16:06:00Z" w16du:dateUtc="2024-12-18T00:06:00Z"/>
          <w:lang w:val="en-GB"/>
        </w:rPr>
      </w:pPr>
      <w:r w:rsidRPr="00D24364">
        <w:rPr>
          <w:lang w:val="en-GB"/>
        </w:rPr>
        <w:t>Check the weather for windy conditions and fire danger (NOAA is a good source for wind and snow levels)</w:t>
      </w:r>
    </w:p>
    <w:p w14:paraId="6C95548D" w14:textId="002CD77A" w:rsidR="00BE03AD" w:rsidRDefault="00BE03AD" w:rsidP="00A37685">
      <w:pPr>
        <w:pStyle w:val="ListParagraph"/>
        <w:numPr>
          <w:ilvl w:val="0"/>
          <w:numId w:val="22"/>
        </w:numPr>
        <w:rPr>
          <w:lang w:val="en-GB"/>
        </w:rPr>
      </w:pPr>
      <w:ins w:id="339" w:author="Bogaart, Manon" w:date="2024-12-17T16:06:00Z" w16du:dateUtc="2024-12-18T00:06:00Z">
        <w:r>
          <w:rPr>
            <w:lang w:val="en-GB"/>
          </w:rPr>
          <w:t xml:space="preserve">Print field forms on </w:t>
        </w:r>
      </w:ins>
      <w:ins w:id="340" w:author="Basso, Marta" w:date="2024-12-27T11:38:00Z" w16du:dateUtc="2024-12-27T19:38:00Z">
        <w:r w:rsidR="00E53A61">
          <w:rPr>
            <w:lang w:val="en-GB"/>
          </w:rPr>
          <w:t>wr</w:t>
        </w:r>
      </w:ins>
      <w:ins w:id="341" w:author="H2O" w:date="2024-12-19T11:16:00Z" w16du:dateUtc="2024-12-19T19:16:00Z">
        <w:del w:id="342" w:author="Basso, Marta" w:date="2024-12-27T11:38:00Z" w16du:dateUtc="2024-12-27T19:38:00Z">
          <w:r w:rsidR="00B2573D" w:rsidDel="00E53A61">
            <w:rPr>
              <w:lang w:val="en-GB"/>
            </w:rPr>
            <w:delText>R</w:delText>
          </w:r>
        </w:del>
        <w:r w:rsidR="00B2573D">
          <w:rPr>
            <w:lang w:val="en-GB"/>
          </w:rPr>
          <w:t>ite-in-</w:t>
        </w:r>
      </w:ins>
      <w:ins w:id="343" w:author="Bogaart, Manon" w:date="2024-12-17T16:06:00Z" w16du:dateUtc="2024-12-18T00:06:00Z">
        <w:r>
          <w:rPr>
            <w:lang w:val="en-GB"/>
          </w:rPr>
          <w:t>rain</w:t>
        </w:r>
        <w:del w:id="344" w:author="H2O" w:date="2024-12-19T11:17:00Z" w16du:dateUtc="2024-12-19T19:17:00Z">
          <w:r w:rsidDel="00B2573D">
            <w:rPr>
              <w:lang w:val="en-GB"/>
            </w:rPr>
            <w:delText xml:space="preserve">-on </w:delText>
          </w:r>
        </w:del>
      </w:ins>
      <w:ins w:id="345" w:author="H2O" w:date="2024-12-19T11:17:00Z" w16du:dateUtc="2024-12-19T19:17:00Z">
        <w:r w:rsidR="00B2573D">
          <w:rPr>
            <w:lang w:val="en-GB"/>
          </w:rPr>
          <w:t xml:space="preserve"> </w:t>
        </w:r>
      </w:ins>
      <w:ins w:id="346" w:author="Bogaart, Manon" w:date="2024-12-17T16:06:00Z" w16du:dateUtc="2024-12-18T00:06:00Z">
        <w:r>
          <w:rPr>
            <w:lang w:val="en-GB"/>
          </w:rPr>
          <w:t>paper</w:t>
        </w:r>
      </w:ins>
      <w:ins w:id="347" w:author="Basso, Marta" w:date="2025-01-16T10:39:00Z" w16du:dateUtc="2025-01-16T18:39:00Z">
        <w:r w:rsidR="00B96D3D">
          <w:rPr>
            <w:lang w:val="en-GB"/>
          </w:rPr>
          <w:t xml:space="preserve"> (</w:t>
        </w:r>
        <w:commentRangeStart w:id="348"/>
        <w:r w:rsidR="00B96D3D" w:rsidRPr="00B96D3D">
          <w:rPr>
            <w:lang w:val="en-GB"/>
          </w:rPr>
          <w:t>T:\Groups\Cellar\Bladon_FEWSLab\Research\Wildfire_Water_Security\02_Nodes\01_Empirical\05_Projects\storm chasing\03_Forms</w:t>
        </w:r>
        <w:r w:rsidR="00B96D3D">
          <w:rPr>
            <w:lang w:val="en-GB"/>
          </w:rPr>
          <w:t>\Field_forms.doc</w:t>
        </w:r>
      </w:ins>
      <w:commentRangeEnd w:id="348"/>
      <w:ins w:id="349" w:author="Basso, Marta" w:date="2025-01-16T10:42:00Z" w16du:dateUtc="2025-01-16T18:42:00Z">
        <w:r w:rsidR="00B96D3D">
          <w:rPr>
            <w:rStyle w:val="CommentReference"/>
          </w:rPr>
          <w:commentReference w:id="348"/>
        </w:r>
      </w:ins>
      <w:ins w:id="350" w:author="Basso, Marta" w:date="2025-01-16T10:39:00Z" w16du:dateUtc="2025-01-16T18:39:00Z">
        <w:r w:rsidR="00B96D3D">
          <w:rPr>
            <w:lang w:val="en-GB"/>
          </w:rPr>
          <w:t>).</w:t>
        </w:r>
      </w:ins>
      <w:ins w:id="351" w:author="Bogaart, Manon" w:date="2024-12-17T16:06:00Z" w16du:dateUtc="2024-12-18T00:06:00Z">
        <w:del w:id="352" w:author="Basso, Marta" w:date="2025-01-16T10:39:00Z" w16du:dateUtc="2025-01-16T18:39:00Z">
          <w:r w:rsidDel="00B96D3D">
            <w:rPr>
              <w:lang w:val="en-GB"/>
            </w:rPr>
            <w:delText>.</w:delText>
          </w:r>
        </w:del>
      </w:ins>
    </w:p>
    <w:p w14:paraId="74AC8D35" w14:textId="5976DB08" w:rsidR="00413A2A" w:rsidDel="007853F2" w:rsidRDefault="00D24364" w:rsidP="00A37685">
      <w:pPr>
        <w:pStyle w:val="ListParagraph"/>
        <w:numPr>
          <w:ilvl w:val="0"/>
          <w:numId w:val="22"/>
        </w:numPr>
        <w:rPr>
          <w:del w:id="353" w:author="Basso, Marta" w:date="2025-01-02T09:59:00Z" w16du:dateUtc="2025-01-02T17:59:00Z"/>
          <w:lang w:val="en-GB"/>
        </w:rPr>
      </w:pPr>
      <w:del w:id="354" w:author="Bogaart, Manon" w:date="2024-12-17T15:59:00Z" w16du:dateUtc="2024-12-17T23:59:00Z">
        <w:r w:rsidRPr="00D24364" w:rsidDel="00BE03AD">
          <w:rPr>
            <w:lang w:val="en-GB"/>
          </w:rPr>
          <w:delText xml:space="preserve">Double </w:delText>
        </w:r>
      </w:del>
      <w:ins w:id="355" w:author="Bogaart, Manon" w:date="2024-12-17T15:59:00Z" w16du:dateUtc="2024-12-17T23:59:00Z">
        <w:r w:rsidR="00BE03AD">
          <w:rPr>
            <w:lang w:val="en-GB"/>
          </w:rPr>
          <w:t>Double-check</w:t>
        </w:r>
        <w:r w:rsidR="00BE03AD" w:rsidRPr="00D24364">
          <w:rPr>
            <w:lang w:val="en-GB"/>
          </w:rPr>
          <w:t xml:space="preserve"> </w:t>
        </w:r>
      </w:ins>
      <w:del w:id="356" w:author="Bogaart, Manon" w:date="2024-12-17T15:59:00Z" w16du:dateUtc="2024-12-17T23:59:00Z">
        <w:r w:rsidRPr="00D24364" w:rsidDel="00BE03AD">
          <w:rPr>
            <w:lang w:val="en-GB"/>
          </w:rPr>
          <w:delText xml:space="preserve">check </w:delText>
        </w:r>
      </w:del>
      <w:ins w:id="357" w:author="Bogaart, Manon" w:date="2024-12-17T15:59:00Z" w16du:dateUtc="2024-12-17T23:59:00Z">
        <w:r w:rsidR="00BE03AD">
          <w:rPr>
            <w:lang w:val="en-GB"/>
          </w:rPr>
          <w:t>that</w:t>
        </w:r>
        <w:r w:rsidR="00BE03AD" w:rsidRPr="00D24364">
          <w:rPr>
            <w:lang w:val="en-GB"/>
          </w:rPr>
          <w:t xml:space="preserve"> </w:t>
        </w:r>
      </w:ins>
      <w:r w:rsidRPr="00D24364">
        <w:rPr>
          <w:lang w:val="en-GB"/>
        </w:rPr>
        <w:t>you have everything on the</w:t>
      </w:r>
      <w:r>
        <w:rPr>
          <w:lang w:val="en-GB"/>
        </w:rPr>
        <w:t xml:space="preserve"> material check</w:t>
      </w:r>
      <w:r w:rsidRPr="00D24364">
        <w:rPr>
          <w:lang w:val="en-GB"/>
        </w:rPr>
        <w:t xml:space="preserve">list above and </w:t>
      </w:r>
      <w:r w:rsidRPr="00E53A61">
        <w:rPr>
          <w:b/>
          <w:bCs/>
          <w:highlight w:val="yellow"/>
          <w:lang w:val="en-GB"/>
          <w:rPrChange w:id="358" w:author="Basso, Marta" w:date="2024-12-27T11:40:00Z" w16du:dateUtc="2024-12-27T19:40:00Z">
            <w:rPr>
              <w:lang w:val="en-GB"/>
            </w:rPr>
          </w:rPrChange>
        </w:rPr>
        <w:t xml:space="preserve">don’t forget the </w:t>
      </w:r>
      <w:r w:rsidR="00045D1A" w:rsidRPr="00E53A61">
        <w:rPr>
          <w:b/>
          <w:bCs/>
          <w:highlight w:val="yellow"/>
          <w:lang w:val="en-GB"/>
          <w:rPrChange w:id="359" w:author="Basso, Marta" w:date="2024-12-27T11:40:00Z" w16du:dateUtc="2024-12-27T19:40:00Z">
            <w:rPr>
              <w:lang w:val="en-GB"/>
            </w:rPr>
          </w:rPrChange>
        </w:rPr>
        <w:t xml:space="preserve">lock </w:t>
      </w:r>
      <w:r w:rsidRPr="00E53A61">
        <w:rPr>
          <w:b/>
          <w:bCs/>
          <w:highlight w:val="yellow"/>
          <w:lang w:val="en-GB"/>
          <w:rPrChange w:id="360" w:author="Basso, Marta" w:date="2024-12-27T11:40:00Z" w16du:dateUtc="2024-12-27T19:40:00Z">
            <w:rPr>
              <w:lang w:val="en-GB"/>
            </w:rPr>
          </w:rPrChange>
        </w:rPr>
        <w:t>key</w:t>
      </w:r>
      <w:r w:rsidR="00045D1A" w:rsidRPr="00E53A61">
        <w:rPr>
          <w:b/>
          <w:bCs/>
          <w:highlight w:val="yellow"/>
          <w:lang w:val="en-GB"/>
          <w:rPrChange w:id="361" w:author="Basso, Marta" w:date="2024-12-27T11:40:00Z" w16du:dateUtc="2024-12-27T19:40:00Z">
            <w:rPr>
              <w:lang w:val="en-GB"/>
            </w:rPr>
          </w:rPrChange>
        </w:rPr>
        <w:t>s</w:t>
      </w:r>
      <w:r w:rsidRPr="00D24364">
        <w:rPr>
          <w:lang w:val="en-GB"/>
        </w:rPr>
        <w:t>!</w:t>
      </w:r>
    </w:p>
    <w:p w14:paraId="57547FD1" w14:textId="65453268" w:rsidR="00E53A61" w:rsidRPr="007853F2" w:rsidDel="007853F2" w:rsidRDefault="00413A2A">
      <w:pPr>
        <w:pStyle w:val="ListParagraph"/>
        <w:numPr>
          <w:ilvl w:val="0"/>
          <w:numId w:val="22"/>
        </w:numPr>
        <w:rPr>
          <w:del w:id="362" w:author="Basso, Marta" w:date="2025-01-02T09:59:00Z" w16du:dateUtc="2025-01-02T17:59:00Z"/>
          <w:lang w:val="en-GB"/>
        </w:rPr>
        <w:pPrChange w:id="363" w:author="Basso, Marta" w:date="2025-01-02T09:59:00Z" w16du:dateUtc="2025-01-02T17:59:00Z">
          <w:pPr/>
        </w:pPrChange>
      </w:pPr>
      <w:commentRangeStart w:id="364"/>
      <w:commentRangeStart w:id="365"/>
      <w:del w:id="366" w:author="Basso, Marta" w:date="2025-01-02T09:59:00Z" w16du:dateUtc="2025-01-02T17:59:00Z">
        <w:r w:rsidRPr="007853F2" w:rsidDel="007853F2">
          <w:rPr>
            <w:lang w:val="en-GB"/>
          </w:rPr>
          <w:delText>Launch sondes</w:delText>
        </w:r>
        <w:commentRangeEnd w:id="364"/>
        <w:r w:rsidR="00451FC6" w:rsidDel="007853F2">
          <w:rPr>
            <w:rStyle w:val="CommentReference"/>
          </w:rPr>
          <w:commentReference w:id="364"/>
        </w:r>
        <w:commentRangeEnd w:id="365"/>
        <w:r w:rsidR="002544C8" w:rsidDel="007853F2">
          <w:rPr>
            <w:rStyle w:val="CommentReference"/>
          </w:rPr>
          <w:commentReference w:id="365"/>
        </w:r>
      </w:del>
    </w:p>
    <w:p w14:paraId="63A5429B" w14:textId="77777777" w:rsidR="007853F2" w:rsidRPr="007853F2" w:rsidRDefault="007853F2" w:rsidP="007853F2">
      <w:pPr>
        <w:pStyle w:val="ListParagraph"/>
        <w:numPr>
          <w:ilvl w:val="0"/>
          <w:numId w:val="22"/>
        </w:numPr>
        <w:rPr>
          <w:ins w:id="367" w:author="Basso, Marta" w:date="2025-01-02T09:59:00Z" w16du:dateUtc="2025-01-02T17:59:00Z"/>
          <w:lang w:val="en-GB"/>
        </w:rPr>
      </w:pPr>
    </w:p>
    <w:p w14:paraId="10575BF0" w14:textId="147BF713" w:rsidR="00413A2A" w:rsidRPr="007853F2" w:rsidDel="007853F2" w:rsidRDefault="00413A2A">
      <w:pPr>
        <w:rPr>
          <w:del w:id="368" w:author="Basso, Marta" w:date="2025-01-02T09:59:00Z" w16du:dateUtc="2025-01-02T17:59:00Z"/>
          <w:b/>
          <w:bCs/>
          <w:lang w:val="en-GB"/>
          <w:rPrChange w:id="369" w:author="Basso, Marta" w:date="2025-01-02T10:00:00Z" w16du:dateUtc="2025-01-02T18:00:00Z">
            <w:rPr>
              <w:del w:id="370" w:author="Basso, Marta" w:date="2025-01-02T09:59:00Z" w16du:dateUtc="2025-01-02T17:59:00Z"/>
              <w:lang w:val="en-GB"/>
            </w:rPr>
          </w:rPrChange>
        </w:rPr>
        <w:pPrChange w:id="371" w:author="Basso, Marta" w:date="2025-01-02T09:59:00Z" w16du:dateUtc="2025-01-02T17:59:00Z">
          <w:pPr>
            <w:pStyle w:val="ListParagraph"/>
            <w:numPr>
              <w:numId w:val="22"/>
            </w:numPr>
            <w:ind w:hanging="360"/>
          </w:pPr>
        </w:pPrChange>
      </w:pPr>
      <w:del w:id="372" w:author="Basso, Marta" w:date="2025-01-02T09:59:00Z" w16du:dateUtc="2025-01-02T17:59:00Z">
        <w:r w:rsidRPr="007853F2" w:rsidDel="007853F2">
          <w:rPr>
            <w:b/>
            <w:bCs/>
            <w:lang w:val="en-GB"/>
            <w:rPrChange w:id="373" w:author="Basso, Marta" w:date="2025-01-02T10:00:00Z" w16du:dateUtc="2025-01-02T18:00:00Z">
              <w:rPr>
                <w:lang w:val="en-GB"/>
              </w:rPr>
            </w:rPrChange>
          </w:rPr>
          <w:delText>Launch level logger</w:delText>
        </w:r>
      </w:del>
    </w:p>
    <w:p w14:paraId="2E7195B8" w14:textId="235898FB" w:rsidR="00D24364" w:rsidRPr="007853F2" w:rsidDel="007853F2" w:rsidRDefault="00413A2A">
      <w:pPr>
        <w:rPr>
          <w:del w:id="374" w:author="Basso, Marta" w:date="2025-01-02T09:59:00Z" w16du:dateUtc="2025-01-02T17:59:00Z"/>
          <w:b/>
          <w:bCs/>
          <w:lang w:val="en-GB"/>
          <w:rPrChange w:id="375" w:author="Basso, Marta" w:date="2025-01-02T10:00:00Z" w16du:dateUtc="2025-01-02T18:00:00Z">
            <w:rPr>
              <w:del w:id="376" w:author="Basso, Marta" w:date="2025-01-02T09:59:00Z" w16du:dateUtc="2025-01-02T17:59:00Z"/>
              <w:lang w:val="en-GB"/>
            </w:rPr>
          </w:rPrChange>
        </w:rPr>
        <w:pPrChange w:id="377" w:author="Basso, Marta" w:date="2025-01-02T09:59:00Z" w16du:dateUtc="2025-01-02T17:59:00Z">
          <w:pPr>
            <w:pStyle w:val="ListParagraph"/>
            <w:numPr>
              <w:numId w:val="22"/>
            </w:numPr>
            <w:ind w:hanging="360"/>
          </w:pPr>
        </w:pPrChange>
      </w:pPr>
      <w:del w:id="378" w:author="Basso, Marta" w:date="2025-01-02T09:59:00Z" w16du:dateUtc="2025-01-02T17:59:00Z">
        <w:r w:rsidRPr="007853F2" w:rsidDel="007853F2">
          <w:rPr>
            <w:b/>
            <w:bCs/>
            <w:lang w:val="en-GB"/>
            <w:rPrChange w:id="379" w:author="Basso, Marta" w:date="2025-01-02T10:00:00Z" w16du:dateUtc="2025-01-02T18:00:00Z">
              <w:rPr>
                <w:lang w:val="en-GB"/>
              </w:rPr>
            </w:rPrChange>
          </w:rPr>
          <w:delText>Launch rainfall gauge</w:delText>
        </w:r>
      </w:del>
    </w:p>
    <w:p w14:paraId="66DCCE66" w14:textId="5D86A270" w:rsidR="00D24364" w:rsidRPr="00D24364" w:rsidRDefault="00D24364">
      <w:pPr>
        <w:rPr>
          <w:lang w:val="en-GB"/>
        </w:rPr>
        <w:pPrChange w:id="380" w:author="Basso, Marta" w:date="2025-01-02T09:59:00Z" w16du:dateUtc="2025-01-02T17:59:00Z">
          <w:pPr>
            <w:pStyle w:val="ListParagraph"/>
            <w:numPr>
              <w:numId w:val="22"/>
            </w:numPr>
            <w:ind w:hanging="360"/>
          </w:pPr>
        </w:pPrChange>
      </w:pPr>
      <w:r w:rsidRPr="007853F2">
        <w:rPr>
          <w:b/>
          <w:bCs/>
          <w:lang w:val="en-GB"/>
          <w:rPrChange w:id="381" w:author="Basso, Marta" w:date="2025-01-02T10:00:00Z" w16du:dateUtc="2025-01-02T18:00:00Z">
            <w:rPr>
              <w:lang w:val="en-GB"/>
            </w:rPr>
          </w:rPrChange>
        </w:rPr>
        <w:t>Check out text</w:t>
      </w:r>
      <w:r w:rsidRPr="00D24364">
        <w:rPr>
          <w:lang w:val="en-GB"/>
        </w:rPr>
        <w:t>: Send a group text</w:t>
      </w:r>
      <w:r w:rsidR="00FE22DA">
        <w:rPr>
          <w:lang w:val="en-GB"/>
        </w:rPr>
        <w:t xml:space="preserve"> in TEAMS to the let group </w:t>
      </w:r>
      <w:r w:rsidRPr="00D24364">
        <w:rPr>
          <w:lang w:val="en-GB"/>
        </w:rPr>
        <w:t>know your general plan and your estimated time of return</w:t>
      </w:r>
    </w:p>
    <w:p w14:paraId="31790A58" w14:textId="77777777" w:rsidR="00D24364" w:rsidRPr="00D24364" w:rsidRDefault="00D24364" w:rsidP="00D24364"/>
    <w:p w14:paraId="7E67EC68" w14:textId="62293414" w:rsidR="009D06CE" w:rsidRDefault="009D06CE" w:rsidP="009D06CE">
      <w:pPr>
        <w:pStyle w:val="Heading2"/>
        <w:rPr>
          <w:ins w:id="382" w:author="Basso, Marta" w:date="2024-11-15T09:15:00Z" w16du:dateUtc="2024-11-15T17:15:00Z"/>
          <w:rFonts w:asciiTheme="minorHAnsi" w:hAnsiTheme="minorHAnsi"/>
          <w:b/>
          <w:bCs/>
        </w:rPr>
      </w:pPr>
      <w:bookmarkStart w:id="383" w:name="_Toc180737240"/>
      <w:r w:rsidRPr="00045D1A">
        <w:rPr>
          <w:rFonts w:asciiTheme="minorHAnsi" w:hAnsiTheme="minorHAnsi"/>
          <w:b/>
          <w:bCs/>
        </w:rPr>
        <w:t>In the field</w:t>
      </w:r>
      <w:bookmarkEnd w:id="383"/>
    </w:p>
    <w:p w14:paraId="70A1C04C" w14:textId="5B71CFFE" w:rsidR="002F528C" w:rsidRPr="002F528C" w:rsidRDefault="002F528C">
      <w:pPr>
        <w:rPr>
          <w:u w:val="single"/>
          <w:rPrChange w:id="384" w:author="Basso, Marta" w:date="2024-11-15T09:15:00Z" w16du:dateUtc="2024-11-15T17:15:00Z">
            <w:rPr>
              <w:rFonts w:asciiTheme="minorHAnsi" w:hAnsiTheme="minorHAnsi"/>
              <w:b/>
              <w:bCs/>
            </w:rPr>
          </w:rPrChange>
        </w:rPr>
        <w:pPrChange w:id="385" w:author="Basso, Marta" w:date="2024-11-15T09:15:00Z" w16du:dateUtc="2024-11-15T17:15:00Z">
          <w:pPr>
            <w:pStyle w:val="Heading2"/>
          </w:pPr>
        </w:pPrChange>
      </w:pPr>
      <w:ins w:id="386" w:author="Basso, Marta" w:date="2024-11-15T09:15:00Z" w16du:dateUtc="2024-11-15T17:15:00Z">
        <w:r>
          <w:rPr>
            <w:u w:val="single"/>
          </w:rPr>
          <w:t xml:space="preserve">Good practice: </w:t>
        </w:r>
      </w:ins>
      <w:ins w:id="387" w:author="Basso, Marta" w:date="2024-11-15T09:16:00Z" w16du:dateUtc="2024-11-15T17:16:00Z">
        <w:r>
          <w:rPr>
            <w:u w:val="single"/>
          </w:rPr>
          <w:t xml:space="preserve">say out loud all the steps </w:t>
        </w:r>
        <w:del w:id="388" w:author="Bogaart, Manon" w:date="2024-12-17T16:00:00Z" w16du:dateUtc="2024-12-18T00:00:00Z">
          <w:r w:rsidDel="00BE03AD">
            <w:rPr>
              <w:u w:val="single"/>
            </w:rPr>
            <w:delText>are you</w:delText>
          </w:r>
        </w:del>
      </w:ins>
      <w:ins w:id="389" w:author="Bogaart, Manon" w:date="2024-12-17T16:00:00Z" w16du:dateUtc="2024-12-18T00:00:00Z">
        <w:r w:rsidR="00BE03AD">
          <w:rPr>
            <w:u w:val="single"/>
          </w:rPr>
          <w:t>you are</w:t>
        </w:r>
      </w:ins>
      <w:ins w:id="390" w:author="Basso, Marta" w:date="2024-11-15T09:16:00Z" w16du:dateUtc="2024-11-15T17:16:00Z">
        <w:r>
          <w:rPr>
            <w:u w:val="single"/>
          </w:rPr>
          <w:t xml:space="preserve"> taking in the field. </w:t>
        </w:r>
      </w:ins>
    </w:p>
    <w:p w14:paraId="0CB17B19" w14:textId="7F5FC638" w:rsidR="00B92A73" w:rsidRDefault="00B92A73" w:rsidP="00082A2C">
      <w:pPr>
        <w:pStyle w:val="ListParagraph"/>
        <w:numPr>
          <w:ilvl w:val="0"/>
          <w:numId w:val="40"/>
        </w:numPr>
        <w:rPr>
          <w:ins w:id="391" w:author="Bogaart, Manon" w:date="2024-12-17T16:01:00Z" w16du:dateUtc="2024-12-18T00:01:00Z"/>
          <w:rFonts w:cs="Times New Roman"/>
        </w:rPr>
      </w:pPr>
      <w:r w:rsidRPr="00045D1A">
        <w:rPr>
          <w:rFonts w:cs="Times New Roman"/>
        </w:rPr>
        <w:t>Take a general look around the site</w:t>
      </w:r>
      <w:del w:id="392" w:author="Basso, Marta" w:date="2025-01-09T10:06:00Z" w16du:dateUtc="2025-01-09T18:06:00Z">
        <w:r w:rsidRPr="00045D1A" w:rsidDel="00F27A5F">
          <w:rPr>
            <w:rFonts w:cs="Times New Roman"/>
          </w:rPr>
          <w:delText xml:space="preserve"> </w:delText>
        </w:r>
      </w:del>
      <w:ins w:id="393" w:author="Basso, Marta" w:date="2025-01-09T10:06:00Z" w16du:dateUtc="2025-01-09T18:06:00Z">
        <w:r w:rsidR="00F27A5F">
          <w:rPr>
            <w:rFonts w:cs="Times New Roman"/>
          </w:rPr>
          <w:t xml:space="preserve"> </w:t>
        </w:r>
      </w:ins>
      <w:del w:id="394" w:author="Basso, Marta" w:date="2025-01-09T10:06:00Z" w16du:dateUtc="2025-01-09T18:06:00Z">
        <w:r w:rsidRPr="00045D1A" w:rsidDel="00F27A5F">
          <w:rPr>
            <w:rFonts w:cs="Times New Roman"/>
          </w:rPr>
          <w:delText xml:space="preserve">before getting staff plate reading or collecting grab samples </w:delText>
        </w:r>
      </w:del>
      <w:r w:rsidRPr="00045D1A">
        <w:rPr>
          <w:rFonts w:cs="Times New Roman"/>
        </w:rPr>
        <w:t>– are there any new failures on the slopes or banks? Are there any new trees or rootwads that have fallen over?</w:t>
      </w:r>
    </w:p>
    <w:p w14:paraId="7FD96E4C" w14:textId="77FA48F3" w:rsidR="00BE03AD" w:rsidRDefault="00BE03AD" w:rsidP="00082A2C">
      <w:pPr>
        <w:pStyle w:val="ListParagraph"/>
        <w:numPr>
          <w:ilvl w:val="0"/>
          <w:numId w:val="40"/>
        </w:numPr>
        <w:rPr>
          <w:rFonts w:cs="Times New Roman"/>
        </w:rPr>
      </w:pPr>
      <w:ins w:id="395" w:author="Bogaart, Manon" w:date="2024-12-17T16:01:00Z" w16du:dateUtc="2024-12-18T00:01:00Z">
        <w:r>
          <w:rPr>
            <w:rFonts w:cs="Times New Roman"/>
          </w:rPr>
          <w:t>Fill out the</w:t>
        </w:r>
      </w:ins>
      <w:ins w:id="396" w:author="Bogaart, Manon" w:date="2024-12-17T16:02:00Z" w16du:dateUtc="2024-12-18T00:02:00Z">
        <w:r>
          <w:rPr>
            <w:rFonts w:cs="Times New Roman"/>
          </w:rPr>
          <w:t xml:space="preserve"> general informati</w:t>
        </w:r>
      </w:ins>
      <w:ins w:id="397" w:author="Bogaart, Manon" w:date="2024-12-17T16:03:00Z" w16du:dateUtc="2024-12-18T00:03:00Z">
        <w:r>
          <w:rPr>
            <w:rFonts w:cs="Times New Roman"/>
          </w:rPr>
          <w:t>on on the</w:t>
        </w:r>
      </w:ins>
      <w:ins w:id="398" w:author="Bogaart, Manon" w:date="2024-12-17T16:01:00Z" w16du:dateUtc="2024-12-18T00:01:00Z">
        <w:r>
          <w:rPr>
            <w:rFonts w:cs="Times New Roman"/>
          </w:rPr>
          <w:t xml:space="preserve"> </w:t>
        </w:r>
      </w:ins>
      <w:ins w:id="399" w:author="Bogaart, Manon" w:date="2024-12-17T16:02:00Z" w16du:dateUtc="2024-12-18T00:02:00Z">
        <w:r>
          <w:rPr>
            <w:rFonts w:cs="Times New Roman"/>
          </w:rPr>
          <w:t>“field_form_stormchasing.pdf”</w:t>
        </w:r>
      </w:ins>
      <w:ins w:id="400" w:author="Bogaart, Manon" w:date="2024-12-17T16:04:00Z" w16du:dateUtc="2024-12-18T00:04:00Z">
        <w:r>
          <w:rPr>
            <w:rFonts w:cs="Times New Roman"/>
          </w:rPr>
          <w:t xml:space="preserve"> (file location: “</w:t>
        </w:r>
        <w:r w:rsidRPr="00BE03AD">
          <w:rPr>
            <w:rFonts w:cs="Times New Roman"/>
          </w:rPr>
          <w:t>T:\Research\Wildfire_Water_Security\02_Nodes\01_Empirical\05_Projects\storm chasing\Lane1\forms</w:t>
        </w:r>
        <w:r>
          <w:rPr>
            <w:rFonts w:cs="Times New Roman"/>
          </w:rPr>
          <w:t>”)</w:t>
        </w:r>
      </w:ins>
    </w:p>
    <w:p w14:paraId="196DFC32" w14:textId="77777777" w:rsidR="00082A2C" w:rsidRPr="00045D1A" w:rsidRDefault="00082A2C" w:rsidP="00045D1A">
      <w:pPr>
        <w:pStyle w:val="ListParagraph"/>
        <w:rPr>
          <w:rFonts w:cs="Times New Roman"/>
        </w:rPr>
      </w:pPr>
    </w:p>
    <w:p w14:paraId="0FCC2143" w14:textId="3EF768ED" w:rsidR="00B92A73" w:rsidRDefault="00B92A73">
      <w:pPr>
        <w:pStyle w:val="ListParagraph"/>
        <w:numPr>
          <w:ilvl w:val="1"/>
          <w:numId w:val="40"/>
        </w:numPr>
        <w:rPr>
          <w:rFonts w:cs="Times New Roman"/>
        </w:rPr>
        <w:pPrChange w:id="401" w:author="Bogaart, Manon" w:date="2024-12-17T16:03:00Z" w16du:dateUtc="2024-12-18T00:03:00Z">
          <w:pPr>
            <w:pStyle w:val="ListParagraph"/>
            <w:numPr>
              <w:numId w:val="40"/>
            </w:numPr>
            <w:ind w:hanging="360"/>
          </w:pPr>
        </w:pPrChange>
      </w:pPr>
      <w:r w:rsidRPr="00045D1A">
        <w:rPr>
          <w:rFonts w:cs="Times New Roman"/>
        </w:rPr>
        <w:t xml:space="preserve">Record the </w:t>
      </w:r>
      <w:commentRangeStart w:id="402"/>
      <w:del w:id="403" w:author="Murshed, Humyra Bente" w:date="2024-12-19T12:28:00Z" w16du:dateUtc="2024-12-19T20:28:00Z">
        <w:r w:rsidRPr="00045D1A" w:rsidDel="00893347">
          <w:rPr>
            <w:rFonts w:cs="Times New Roman"/>
          </w:rPr>
          <w:delText>NT</w:delText>
        </w:r>
        <w:commentRangeEnd w:id="402"/>
        <w:r w:rsidR="00BE03AD" w:rsidDel="00893347">
          <w:rPr>
            <w:rStyle w:val="CommentReference"/>
          </w:rPr>
          <w:commentReference w:id="402"/>
        </w:r>
        <w:r w:rsidRPr="00045D1A" w:rsidDel="00893347">
          <w:rPr>
            <w:rFonts w:cs="Times New Roman"/>
          </w:rPr>
          <w:delText xml:space="preserve"> </w:delText>
        </w:r>
      </w:del>
      <w:r w:rsidRPr="00045D1A">
        <w:rPr>
          <w:rFonts w:cs="Times New Roman"/>
        </w:rPr>
        <w:t>site name (as shown on the map)</w:t>
      </w:r>
    </w:p>
    <w:p w14:paraId="4CE63322" w14:textId="77777777" w:rsidR="00082A2C" w:rsidRPr="00082A2C" w:rsidRDefault="00082A2C" w:rsidP="00045D1A">
      <w:pPr>
        <w:pStyle w:val="ListParagraph"/>
        <w:rPr>
          <w:rFonts w:cs="Times New Roman"/>
        </w:rPr>
      </w:pPr>
    </w:p>
    <w:p w14:paraId="2524BD24" w14:textId="77777777" w:rsidR="00B92A73" w:rsidRDefault="00B92A73">
      <w:pPr>
        <w:pStyle w:val="ListParagraph"/>
        <w:numPr>
          <w:ilvl w:val="1"/>
          <w:numId w:val="40"/>
        </w:numPr>
        <w:rPr>
          <w:rFonts w:cs="Times New Roman"/>
        </w:rPr>
        <w:pPrChange w:id="404" w:author="Bogaart, Manon" w:date="2024-12-17T16:04:00Z" w16du:dateUtc="2024-12-18T00:04:00Z">
          <w:pPr>
            <w:pStyle w:val="ListParagraph"/>
            <w:numPr>
              <w:numId w:val="40"/>
            </w:numPr>
            <w:ind w:hanging="360"/>
          </w:pPr>
        </w:pPrChange>
      </w:pPr>
      <w:r w:rsidRPr="00045D1A">
        <w:rPr>
          <w:rFonts w:cs="Times New Roman"/>
        </w:rPr>
        <w:t>Record the date in the yyyy-mm-dd format</w:t>
      </w:r>
    </w:p>
    <w:p w14:paraId="0F8DD171" w14:textId="77777777" w:rsidR="00082A2C" w:rsidRDefault="00082A2C" w:rsidP="00045D1A">
      <w:pPr>
        <w:pStyle w:val="ListParagraph"/>
        <w:rPr>
          <w:rFonts w:cs="Times New Roman"/>
        </w:rPr>
      </w:pPr>
    </w:p>
    <w:p w14:paraId="0D78D198" w14:textId="77777777" w:rsidR="00B92A73" w:rsidRDefault="00B92A73">
      <w:pPr>
        <w:pStyle w:val="ListParagraph"/>
        <w:numPr>
          <w:ilvl w:val="1"/>
          <w:numId w:val="40"/>
        </w:numPr>
        <w:rPr>
          <w:rFonts w:cs="Times New Roman"/>
        </w:rPr>
        <w:pPrChange w:id="405" w:author="Bogaart, Manon" w:date="2024-12-17T16:05:00Z" w16du:dateUtc="2024-12-18T00:05:00Z">
          <w:pPr>
            <w:pStyle w:val="ListParagraph"/>
            <w:numPr>
              <w:numId w:val="40"/>
            </w:numPr>
            <w:ind w:hanging="360"/>
          </w:pPr>
        </w:pPrChange>
      </w:pPr>
      <w:r w:rsidRPr="00045D1A">
        <w:rPr>
          <w:rFonts w:cs="Times New Roman"/>
        </w:rPr>
        <w:t>Record the time as 00:00 format, in Pacific Standard Time</w:t>
      </w:r>
    </w:p>
    <w:p w14:paraId="18E0ECFA" w14:textId="77777777" w:rsidR="00082A2C" w:rsidRPr="00045D1A" w:rsidRDefault="00082A2C" w:rsidP="00045D1A">
      <w:pPr>
        <w:pStyle w:val="ListParagraph"/>
        <w:rPr>
          <w:rFonts w:cs="Times New Roman"/>
        </w:rPr>
      </w:pPr>
    </w:p>
    <w:p w14:paraId="6F0D5A94" w14:textId="77777777" w:rsidR="00B92A73" w:rsidRDefault="00B92A73">
      <w:pPr>
        <w:pStyle w:val="ListParagraph"/>
        <w:numPr>
          <w:ilvl w:val="1"/>
          <w:numId w:val="40"/>
        </w:numPr>
        <w:rPr>
          <w:ins w:id="406" w:author="Basso, Marta" w:date="2024-11-15T09:15:00Z" w16du:dateUtc="2024-11-15T17:15:00Z"/>
          <w:rFonts w:cs="Times New Roman"/>
        </w:rPr>
        <w:pPrChange w:id="407" w:author="Bogaart, Manon" w:date="2024-12-17T16:05:00Z" w16du:dateUtc="2024-12-18T00:05:00Z">
          <w:pPr>
            <w:pStyle w:val="ListParagraph"/>
            <w:numPr>
              <w:numId w:val="40"/>
            </w:numPr>
            <w:ind w:hanging="360"/>
          </w:pPr>
        </w:pPrChange>
      </w:pPr>
      <w:r w:rsidRPr="00045D1A">
        <w:rPr>
          <w:rFonts w:cs="Times New Roman"/>
        </w:rPr>
        <w:t>Record the field crew members’ (OBS = observer) initials</w:t>
      </w:r>
    </w:p>
    <w:p w14:paraId="4767E0C4" w14:textId="77777777" w:rsidR="002F528C" w:rsidRPr="00045D1A" w:rsidRDefault="002F528C">
      <w:pPr>
        <w:pStyle w:val="ListParagraph"/>
        <w:rPr>
          <w:rFonts w:cs="Times New Roman"/>
        </w:rPr>
        <w:pPrChange w:id="408" w:author="Basso, Marta" w:date="2024-11-15T09:15:00Z" w16du:dateUtc="2024-11-15T17:15:00Z">
          <w:pPr>
            <w:pStyle w:val="ListParagraph"/>
            <w:numPr>
              <w:numId w:val="40"/>
            </w:numPr>
            <w:ind w:hanging="360"/>
          </w:pPr>
        </w:pPrChange>
      </w:pPr>
    </w:p>
    <w:p w14:paraId="6E58DFF7" w14:textId="77777777" w:rsidR="00B92A73" w:rsidRDefault="00B92A73">
      <w:pPr>
        <w:pStyle w:val="ListParagraph"/>
        <w:numPr>
          <w:ilvl w:val="1"/>
          <w:numId w:val="40"/>
        </w:numPr>
        <w:rPr>
          <w:rFonts w:cs="Times New Roman"/>
        </w:rPr>
        <w:pPrChange w:id="409" w:author="Bogaart, Manon" w:date="2024-12-17T16:05:00Z" w16du:dateUtc="2024-12-18T00:05:00Z">
          <w:pPr>
            <w:pStyle w:val="ListParagraph"/>
            <w:numPr>
              <w:numId w:val="40"/>
            </w:numPr>
            <w:ind w:hanging="360"/>
          </w:pPr>
        </w:pPrChange>
      </w:pPr>
      <w:r w:rsidRPr="00045D1A">
        <w:rPr>
          <w:rFonts w:cs="Times New Roman"/>
        </w:rPr>
        <w:t>Record the weather (WX) – Is it raining? Is it clear and sunny? Is it windy?</w:t>
      </w:r>
    </w:p>
    <w:p w14:paraId="5AD507D4" w14:textId="77777777" w:rsidR="00082A2C" w:rsidRDefault="00082A2C" w:rsidP="00045D1A">
      <w:pPr>
        <w:pStyle w:val="ListParagraph"/>
        <w:rPr>
          <w:ins w:id="410" w:author="Basso, Marta" w:date="2025-01-02T10:54:00Z" w16du:dateUtc="2025-01-02T18:54:00Z"/>
          <w:rFonts w:cs="Times New Roman"/>
        </w:rPr>
      </w:pPr>
    </w:p>
    <w:p w14:paraId="0B70FE7D" w14:textId="474122BA" w:rsidR="00F27A5F" w:rsidRPr="00F27A5F" w:rsidRDefault="00B11E13" w:rsidP="00F27A5F">
      <w:pPr>
        <w:pStyle w:val="Heading3"/>
        <w:rPr>
          <w:moveTo w:id="411" w:author="Basso, Marta" w:date="2025-01-02T10:54:00Z" w16du:dateUtc="2025-01-02T18:54:00Z"/>
          <w:sz w:val="32"/>
          <w:szCs w:val="32"/>
        </w:rPr>
      </w:pPr>
      <w:bookmarkStart w:id="412" w:name="_Hlk187311740"/>
      <w:moveToRangeStart w:id="413" w:author="Basso, Marta" w:date="2025-01-02T10:54:00Z" w:name="move186707700"/>
      <w:moveTo w:id="414" w:author="Basso, Marta" w:date="2025-01-02T10:54:00Z" w16du:dateUtc="2025-01-02T18:54:00Z">
        <w:r w:rsidRPr="00045D1A">
          <w:rPr>
            <w:sz w:val="32"/>
            <w:szCs w:val="32"/>
          </w:rPr>
          <w:t>Grab sample</w:t>
        </w:r>
      </w:moveTo>
    </w:p>
    <w:p w14:paraId="68DDE647" w14:textId="77777777" w:rsidR="00F27948" w:rsidRDefault="00F27948" w:rsidP="00F27948">
      <w:pPr>
        <w:pStyle w:val="ListParagraph"/>
        <w:numPr>
          <w:ilvl w:val="3"/>
          <w:numId w:val="43"/>
        </w:numPr>
        <w:rPr>
          <w:ins w:id="415" w:author="Basso, Marta" w:date="2025-01-09T10:39:00Z" w16du:dateUtc="2025-01-09T18:39:00Z"/>
        </w:rPr>
      </w:pPr>
      <w:ins w:id="416" w:author="Basso, Marta" w:date="2025-01-09T10:39:00Z" w16du:dateUtc="2025-01-09T18:39:00Z">
        <w:r>
          <w:t xml:space="preserve">Label the sample: </w:t>
        </w:r>
        <w:commentRangeStart w:id="417"/>
        <w:r>
          <w:rPr>
            <w:b/>
            <w:bCs/>
          </w:rPr>
          <w:t>XXXXXXX</w:t>
        </w:r>
        <w:commentRangeEnd w:id="417"/>
        <w:r>
          <w:rPr>
            <w:rStyle w:val="CommentReference"/>
          </w:rPr>
          <w:commentReference w:id="417"/>
        </w:r>
        <w:r>
          <w:t>.</w:t>
        </w:r>
      </w:ins>
    </w:p>
    <w:p w14:paraId="0BA8CB45" w14:textId="77777777" w:rsidR="00F27948" w:rsidRDefault="00F27948">
      <w:pPr>
        <w:pStyle w:val="ListParagraph"/>
        <w:ind w:left="630"/>
        <w:rPr>
          <w:ins w:id="418" w:author="Basso, Marta" w:date="2025-01-09T10:39:00Z" w16du:dateUtc="2025-01-09T18:39:00Z"/>
        </w:rPr>
        <w:pPrChange w:id="419" w:author="Basso, Marta" w:date="2025-01-09T10:39:00Z" w16du:dateUtc="2025-01-09T18:39:00Z">
          <w:pPr>
            <w:pStyle w:val="ListParagraph"/>
            <w:numPr>
              <w:ilvl w:val="3"/>
              <w:numId w:val="43"/>
            </w:numPr>
            <w:ind w:left="630" w:hanging="360"/>
          </w:pPr>
        </w:pPrChange>
      </w:pPr>
    </w:p>
    <w:p w14:paraId="74B9DBD8" w14:textId="4158CC02" w:rsidR="00F27A5F" w:rsidRDefault="00F27A5F" w:rsidP="00B11E13">
      <w:pPr>
        <w:pStyle w:val="ListParagraph"/>
        <w:numPr>
          <w:ilvl w:val="3"/>
          <w:numId w:val="43"/>
        </w:numPr>
        <w:rPr>
          <w:ins w:id="420" w:author="Basso, Marta" w:date="2025-01-09T10:41:00Z" w16du:dateUtc="2025-01-09T18:41:00Z"/>
        </w:rPr>
      </w:pPr>
      <w:bookmarkStart w:id="421" w:name="_Hlk187311638"/>
      <w:ins w:id="422" w:author="Basso, Marta" w:date="2025-01-09T10:06:00Z" w16du:dateUtc="2025-01-09T18:06:00Z">
        <w:r>
          <w:t>Check the time, if there is time between the sonde sampling, collect the grab sample, if not wait for the s</w:t>
        </w:r>
      </w:ins>
      <w:ins w:id="423" w:author="Basso, Marta" w:date="2025-01-09T10:07:00Z" w16du:dateUtc="2025-01-09T18:07:00Z">
        <w:r>
          <w:t>onde to finish the sampling.</w:t>
        </w:r>
      </w:ins>
    </w:p>
    <w:p w14:paraId="1C34B8EB" w14:textId="77777777" w:rsidR="00F27948" w:rsidRDefault="00F27948">
      <w:pPr>
        <w:pStyle w:val="ListParagraph"/>
        <w:rPr>
          <w:ins w:id="424" w:author="Basso, Marta" w:date="2025-01-09T10:41:00Z" w16du:dateUtc="2025-01-09T18:41:00Z"/>
        </w:rPr>
        <w:pPrChange w:id="425" w:author="Basso, Marta" w:date="2025-01-09T10:41:00Z" w16du:dateUtc="2025-01-09T18:41:00Z">
          <w:pPr>
            <w:pStyle w:val="ListParagraph"/>
            <w:numPr>
              <w:ilvl w:val="3"/>
              <w:numId w:val="43"/>
            </w:numPr>
            <w:ind w:left="630" w:hanging="360"/>
          </w:pPr>
        </w:pPrChange>
      </w:pPr>
    </w:p>
    <w:p w14:paraId="21A3E373" w14:textId="5B74F5C6" w:rsidR="00F27948" w:rsidRDefault="00F27948" w:rsidP="00F27948">
      <w:pPr>
        <w:pStyle w:val="ListParagraph"/>
        <w:numPr>
          <w:ilvl w:val="3"/>
          <w:numId w:val="43"/>
        </w:numPr>
        <w:rPr>
          <w:ins w:id="426" w:author="Basso, Marta" w:date="2025-01-09T10:07:00Z" w16du:dateUtc="2025-01-09T18:07:00Z"/>
        </w:rPr>
      </w:pPr>
      <w:ins w:id="427" w:author="Basso, Marta" w:date="2025-01-09T10:41:00Z" w16du:dateUtc="2025-01-09T18:41:00Z">
        <w:r>
          <w:t xml:space="preserve">Record in the field notes the name of the sample, the bottle number and the day and hour you collected the sample. </w:t>
        </w:r>
      </w:ins>
    </w:p>
    <w:bookmarkEnd w:id="421"/>
    <w:p w14:paraId="55CEB07F" w14:textId="77777777" w:rsidR="00F27A5F" w:rsidRDefault="00F27A5F">
      <w:pPr>
        <w:pStyle w:val="ListParagraph"/>
        <w:ind w:left="630"/>
        <w:rPr>
          <w:ins w:id="428" w:author="Basso, Marta" w:date="2025-01-09T10:06:00Z" w16du:dateUtc="2025-01-09T18:06:00Z"/>
        </w:rPr>
        <w:pPrChange w:id="429" w:author="Basso, Marta" w:date="2025-01-09T10:07:00Z" w16du:dateUtc="2025-01-09T18:07:00Z">
          <w:pPr>
            <w:pStyle w:val="ListParagraph"/>
            <w:numPr>
              <w:ilvl w:val="3"/>
              <w:numId w:val="43"/>
            </w:numPr>
            <w:ind w:left="630" w:hanging="360"/>
          </w:pPr>
        </w:pPrChange>
      </w:pPr>
    </w:p>
    <w:p w14:paraId="3FB51FD0" w14:textId="38DF973D" w:rsidR="00B11E13" w:rsidRDefault="00B11E13" w:rsidP="00B11E13">
      <w:pPr>
        <w:pStyle w:val="ListParagraph"/>
        <w:numPr>
          <w:ilvl w:val="3"/>
          <w:numId w:val="43"/>
        </w:numPr>
        <w:rPr>
          <w:moveTo w:id="430" w:author="Basso, Marta" w:date="2025-01-02T10:54:00Z" w16du:dateUtc="2025-01-02T18:54:00Z"/>
        </w:rPr>
      </w:pPr>
      <w:moveTo w:id="431" w:author="Basso, Marta" w:date="2025-01-02T10:54:00Z" w16du:dateUtc="2025-01-02T18:54:00Z">
        <w:r>
          <w:t>Rinse the bottle of the extendo sampler 3 times with the creek water</w:t>
        </w:r>
      </w:moveTo>
    </w:p>
    <w:p w14:paraId="2292501F" w14:textId="77777777" w:rsidR="00B11E13" w:rsidRDefault="00B11E13" w:rsidP="00B11E13">
      <w:pPr>
        <w:pStyle w:val="ListParagraph"/>
        <w:ind w:left="630"/>
        <w:rPr>
          <w:moveTo w:id="432" w:author="Basso, Marta" w:date="2025-01-02T10:54:00Z" w16du:dateUtc="2025-01-02T18:54:00Z"/>
        </w:rPr>
      </w:pPr>
    </w:p>
    <w:p w14:paraId="62187BC4" w14:textId="77777777" w:rsidR="00B11E13" w:rsidRDefault="00B11E13" w:rsidP="00B11E13">
      <w:pPr>
        <w:pStyle w:val="ListParagraph"/>
        <w:numPr>
          <w:ilvl w:val="3"/>
          <w:numId w:val="43"/>
        </w:numPr>
        <w:rPr>
          <w:ins w:id="433" w:author="Basso, Marta" w:date="2025-01-02T10:54:00Z" w16du:dateUtc="2025-01-02T18:54:00Z"/>
        </w:rPr>
      </w:pPr>
      <w:moveTo w:id="434" w:author="Basso, Marta" w:date="2025-01-02T10:54:00Z" w16du:dateUtc="2025-01-02T18:54:00Z">
        <w:r>
          <w:t xml:space="preserve">Rinse the </w:t>
        </w:r>
        <w:commentRangeStart w:id="435"/>
        <w:r>
          <w:t>1L</w:t>
        </w:r>
        <w:commentRangeEnd w:id="435"/>
        <w:r>
          <w:rPr>
            <w:rStyle w:val="CommentReference"/>
          </w:rPr>
          <w:commentReference w:id="435"/>
        </w:r>
        <w:r>
          <w:t xml:space="preserve"> sample bottle 3 times with the creek water from the extendo sampler</w:t>
        </w:r>
      </w:moveTo>
    </w:p>
    <w:p w14:paraId="75BABD11" w14:textId="77777777" w:rsidR="00B11E13" w:rsidRDefault="00B11E13">
      <w:pPr>
        <w:pStyle w:val="ListParagraph"/>
        <w:rPr>
          <w:ins w:id="436" w:author="Basso, Marta" w:date="2025-01-02T10:54:00Z" w16du:dateUtc="2025-01-02T18:54:00Z"/>
        </w:rPr>
        <w:pPrChange w:id="437" w:author="Basso, Marta" w:date="2025-01-02T10:54:00Z" w16du:dateUtc="2025-01-02T18:54:00Z">
          <w:pPr>
            <w:pStyle w:val="ListParagraph"/>
            <w:numPr>
              <w:ilvl w:val="3"/>
              <w:numId w:val="43"/>
            </w:numPr>
            <w:ind w:left="630" w:hanging="360"/>
          </w:pPr>
        </w:pPrChange>
      </w:pPr>
    </w:p>
    <w:p w14:paraId="29BA9389" w14:textId="77777777" w:rsidR="00B11E13" w:rsidDel="00B11E13" w:rsidRDefault="00B11E13">
      <w:pPr>
        <w:pStyle w:val="ListParagraph"/>
        <w:numPr>
          <w:ilvl w:val="2"/>
          <w:numId w:val="43"/>
        </w:numPr>
        <w:rPr>
          <w:del w:id="438" w:author="Basso, Marta" w:date="2025-01-02T10:54:00Z" w16du:dateUtc="2025-01-02T18:54:00Z"/>
          <w:moveTo w:id="439" w:author="Basso, Marta" w:date="2025-01-02T10:54:00Z" w16du:dateUtc="2025-01-02T18:54:00Z"/>
        </w:rPr>
        <w:pPrChange w:id="440" w:author="Basso, Marta" w:date="2025-01-02T10:54:00Z" w16du:dateUtc="2025-01-02T18:54:00Z">
          <w:pPr>
            <w:pStyle w:val="ListParagraph"/>
            <w:numPr>
              <w:ilvl w:val="3"/>
              <w:numId w:val="43"/>
            </w:numPr>
            <w:ind w:left="630" w:hanging="360"/>
          </w:pPr>
        </w:pPrChange>
      </w:pPr>
    </w:p>
    <w:p w14:paraId="60510B7B" w14:textId="77777777" w:rsidR="00B11E13" w:rsidDel="00B11E13" w:rsidRDefault="00B11E13">
      <w:pPr>
        <w:pStyle w:val="ListParagraph"/>
        <w:numPr>
          <w:ilvl w:val="3"/>
          <w:numId w:val="43"/>
        </w:numPr>
        <w:rPr>
          <w:del w:id="441" w:author="Basso, Marta" w:date="2025-01-02T10:54:00Z" w16du:dateUtc="2025-01-02T18:54:00Z"/>
          <w:moveTo w:id="442" w:author="Basso, Marta" w:date="2025-01-02T10:54:00Z" w16du:dateUtc="2025-01-02T18:54:00Z"/>
        </w:rPr>
        <w:pPrChange w:id="443" w:author="Basso, Marta" w:date="2025-01-02T10:54:00Z" w16du:dateUtc="2025-01-02T18:54:00Z">
          <w:pPr>
            <w:pStyle w:val="ListParagraph"/>
            <w:ind w:left="630"/>
          </w:pPr>
        </w:pPrChange>
      </w:pPr>
    </w:p>
    <w:p w14:paraId="183A4490" w14:textId="7BDFEF56" w:rsidR="00B11E13" w:rsidRPr="00F27948" w:rsidRDefault="00B11E13" w:rsidP="00B11E13">
      <w:pPr>
        <w:pStyle w:val="ListParagraph"/>
        <w:numPr>
          <w:ilvl w:val="3"/>
          <w:numId w:val="43"/>
        </w:numPr>
        <w:rPr>
          <w:ins w:id="444" w:author="Basso, Marta" w:date="2025-01-09T10:36:00Z" w16du:dateUtc="2025-01-09T18:36:00Z"/>
          <w:rFonts w:cs="Times New Roman"/>
        </w:rPr>
      </w:pPr>
      <w:moveTo w:id="445" w:author="Basso, Marta" w:date="2025-01-02T10:54:00Z" w16du:dateUtc="2025-01-02T18:54:00Z">
        <w:r>
          <w:t>Fill the 1L sample bottle with creek water leaving no headspace</w:t>
        </w:r>
      </w:moveTo>
      <w:ins w:id="446" w:author="Basso, Marta" w:date="2025-01-02T10:55:00Z" w16du:dateUtc="2025-01-02T18:55:00Z">
        <w:r>
          <w:t>.</w:t>
        </w:r>
      </w:ins>
      <w:moveTo w:id="447" w:author="Basso, Marta" w:date="2025-01-02T10:54:00Z" w16du:dateUtc="2025-01-02T18:54:00Z">
        <w:del w:id="448" w:author="Basso, Marta" w:date="2025-01-02T10:55:00Z" w16du:dateUtc="2025-01-02T18:55:00Z">
          <w:r w:rsidDel="00B11E13">
            <w:delText>.</w:delText>
          </w:r>
        </w:del>
      </w:moveTo>
      <w:moveToRangeEnd w:id="413"/>
    </w:p>
    <w:p w14:paraId="275949FB" w14:textId="77777777" w:rsidR="00F27948" w:rsidRPr="00F27948" w:rsidRDefault="00F27948">
      <w:pPr>
        <w:pStyle w:val="ListParagraph"/>
        <w:ind w:left="630"/>
        <w:rPr>
          <w:ins w:id="449" w:author="Basso, Marta" w:date="2025-01-09T10:35:00Z" w16du:dateUtc="2025-01-09T18:35:00Z"/>
          <w:rFonts w:cs="Times New Roman"/>
        </w:rPr>
        <w:pPrChange w:id="450" w:author="Basso, Marta" w:date="2025-01-09T10:36:00Z" w16du:dateUtc="2025-01-09T18:36:00Z">
          <w:pPr>
            <w:pStyle w:val="ListParagraph"/>
            <w:numPr>
              <w:ilvl w:val="3"/>
              <w:numId w:val="43"/>
            </w:numPr>
            <w:ind w:left="630" w:hanging="360"/>
          </w:pPr>
        </w:pPrChange>
      </w:pPr>
    </w:p>
    <w:p w14:paraId="0810A0CC" w14:textId="5A2F3C1F" w:rsidR="00F27948" w:rsidRPr="00B11E13" w:rsidRDefault="00F27948" w:rsidP="00B11E13">
      <w:pPr>
        <w:pStyle w:val="ListParagraph"/>
        <w:numPr>
          <w:ilvl w:val="3"/>
          <w:numId w:val="43"/>
        </w:numPr>
        <w:rPr>
          <w:ins w:id="451" w:author="Basso, Marta" w:date="2025-01-02T10:55:00Z" w16du:dateUtc="2025-01-02T18:55:00Z"/>
          <w:rFonts w:cs="Times New Roman"/>
        </w:rPr>
      </w:pPr>
      <w:ins w:id="452" w:author="Basso, Marta" w:date="2025-01-09T10:36:00Z" w16du:dateUtc="2025-01-09T18:36:00Z">
        <w:r>
          <w:t>Place the bottle in the cooler.</w:t>
        </w:r>
      </w:ins>
    </w:p>
    <w:bookmarkEnd w:id="412"/>
    <w:p w14:paraId="25F09D49" w14:textId="77777777" w:rsidR="00B11E13" w:rsidRPr="00B11E13" w:rsidRDefault="00B11E13">
      <w:pPr>
        <w:pStyle w:val="ListParagraph"/>
        <w:ind w:left="630"/>
        <w:rPr>
          <w:rFonts w:cs="Times New Roman"/>
        </w:rPr>
        <w:pPrChange w:id="453" w:author="Basso, Marta" w:date="2025-01-02T10:55:00Z" w16du:dateUtc="2025-01-02T18:55:00Z">
          <w:pPr>
            <w:pStyle w:val="ListParagraph"/>
          </w:pPr>
        </w:pPrChange>
      </w:pPr>
    </w:p>
    <w:p w14:paraId="5E7DC144" w14:textId="40BF0FF1" w:rsidR="008A5C92" w:rsidRPr="00045D1A" w:rsidDel="00B11E13" w:rsidRDefault="00BF2031" w:rsidP="00045D1A">
      <w:pPr>
        <w:pStyle w:val="ListParagraph"/>
        <w:numPr>
          <w:ilvl w:val="0"/>
          <w:numId w:val="40"/>
        </w:numPr>
        <w:rPr>
          <w:del w:id="454" w:author="Basso, Marta" w:date="2025-01-02T10:54:00Z" w16du:dateUtc="2025-01-02T18:54:00Z"/>
          <w:rFonts w:cs="Times New Roman"/>
        </w:rPr>
      </w:pPr>
      <w:del w:id="455" w:author="Basso, Marta" w:date="2025-01-02T10:54:00Z" w16du:dateUtc="2025-01-02T18:54:00Z">
        <w:r w:rsidRPr="00045D1A" w:rsidDel="00B11E13">
          <w:rPr>
            <w:rFonts w:cs="Times New Roman"/>
          </w:rPr>
          <w:delText xml:space="preserve">Grab </w:delText>
        </w:r>
      </w:del>
      <w:ins w:id="456" w:author="Bogaart, Manon" w:date="2024-12-17T16:05:00Z" w16du:dateUtc="2024-12-18T00:05:00Z">
        <w:del w:id="457" w:author="Basso, Marta" w:date="2025-01-02T10:54:00Z" w16du:dateUtc="2025-01-02T18:54:00Z">
          <w:r w:rsidR="00BE03AD" w:rsidDel="00B11E13">
            <w:rPr>
              <w:rFonts w:cs="Times New Roman"/>
            </w:rPr>
            <w:delText xml:space="preserve">a </w:delText>
          </w:r>
        </w:del>
      </w:ins>
      <w:del w:id="458" w:author="Basso, Marta" w:date="2024-11-15T09:13:00Z" w16du:dateUtc="2024-11-15T17:13:00Z">
        <w:r w:rsidRPr="00045D1A" w:rsidDel="002F528C">
          <w:rPr>
            <w:rFonts w:cs="Times New Roman"/>
          </w:rPr>
          <w:delText xml:space="preserve">2 </w:delText>
        </w:r>
      </w:del>
      <w:del w:id="459" w:author="Basso, Marta" w:date="2025-01-02T10:54:00Z" w16du:dateUtc="2025-01-02T18:54:00Z">
        <w:r w:rsidRPr="00045D1A" w:rsidDel="00B11E13">
          <w:rPr>
            <w:rFonts w:cs="Times New Roman"/>
          </w:rPr>
          <w:delText>L sample</w:delText>
        </w:r>
      </w:del>
      <w:ins w:id="460" w:author="Bogaart, Manon" w:date="2024-12-17T16:05:00Z" w16du:dateUtc="2024-12-18T00:05:00Z">
        <w:del w:id="461" w:author="Basso, Marta" w:date="2025-01-02T10:54:00Z" w16du:dateUtc="2025-01-02T18:54:00Z">
          <w:r w:rsidR="00BE03AD" w:rsidDel="00B11E13">
            <w:rPr>
              <w:rFonts w:cs="Times New Roman"/>
            </w:rPr>
            <w:delText xml:space="preserve"> an</w:delText>
          </w:r>
        </w:del>
      </w:ins>
      <w:ins w:id="462" w:author="Bogaart, Manon" w:date="2024-12-17T16:06:00Z" w16du:dateUtc="2024-12-18T00:06:00Z">
        <w:del w:id="463" w:author="Basso, Marta" w:date="2025-01-02T10:54:00Z" w16du:dateUtc="2025-01-02T18:54:00Z">
          <w:r w:rsidR="00BE03AD" w:rsidDel="00B11E13">
            <w:rPr>
              <w:rFonts w:cs="Times New Roman"/>
            </w:rPr>
            <w:delText xml:space="preserve">d </w:delText>
          </w:r>
        </w:del>
      </w:ins>
      <w:del w:id="464" w:author="Basso, Marta" w:date="2024-11-15T09:13:00Z" w16du:dateUtc="2024-11-15T17:13:00Z">
        <w:r w:rsidRPr="00045D1A" w:rsidDel="002F528C">
          <w:rPr>
            <w:rFonts w:cs="Times New Roman"/>
          </w:rPr>
          <w:delText>s using 2x1 L bottles</w:delText>
        </w:r>
        <w:r w:rsidR="0032188B" w:rsidRPr="00045D1A" w:rsidDel="002F528C">
          <w:rPr>
            <w:rFonts w:cs="Times New Roman"/>
          </w:rPr>
          <w:delText xml:space="preserve">. </w:delText>
        </w:r>
      </w:del>
      <w:del w:id="465" w:author="Basso, Marta" w:date="2025-01-02T10:54:00Z" w16du:dateUtc="2025-01-02T18:54:00Z">
        <w:r w:rsidR="0032188B" w:rsidRPr="00045D1A" w:rsidDel="00B11E13">
          <w:rPr>
            <w:rFonts w:cs="Times New Roman"/>
          </w:rPr>
          <w:delText>R</w:delText>
        </w:r>
      </w:del>
      <w:ins w:id="466" w:author="Bogaart, Manon" w:date="2024-12-17T16:06:00Z" w16du:dateUtc="2024-12-18T00:06:00Z">
        <w:del w:id="467" w:author="Basso, Marta" w:date="2025-01-02T10:54:00Z" w16du:dateUtc="2025-01-02T18:54:00Z">
          <w:r w:rsidR="00BE03AD" w:rsidDel="00B11E13">
            <w:rPr>
              <w:rFonts w:cs="Times New Roman"/>
            </w:rPr>
            <w:delText>r</w:delText>
          </w:r>
        </w:del>
      </w:ins>
      <w:del w:id="468" w:author="Basso, Marta" w:date="2025-01-02T10:54:00Z" w16du:dateUtc="2025-01-02T18:54:00Z">
        <w:r w:rsidR="0032188B" w:rsidRPr="00045D1A" w:rsidDel="00B11E13">
          <w:rPr>
            <w:rFonts w:cs="Times New Roman"/>
          </w:rPr>
          <w:delText xml:space="preserve">inse </w:delText>
        </w:r>
      </w:del>
      <w:ins w:id="469" w:author="Bogaart, Manon" w:date="2024-12-17T16:06:00Z" w16du:dateUtc="2024-12-18T00:06:00Z">
        <w:del w:id="470" w:author="Basso, Marta" w:date="2025-01-02T10:54:00Z" w16du:dateUtc="2025-01-02T18:54:00Z">
          <w:r w:rsidR="00BE03AD" w:rsidDel="00B11E13">
            <w:rPr>
              <w:rFonts w:cs="Times New Roman"/>
            </w:rPr>
            <w:delText xml:space="preserve">the sample </w:delText>
          </w:r>
        </w:del>
      </w:ins>
      <w:del w:id="471" w:author="Basso, Marta" w:date="2025-01-02T10:54:00Z" w16du:dateUtc="2025-01-02T18:54:00Z">
        <w:r w:rsidR="0032188B" w:rsidRPr="00045D1A" w:rsidDel="00B11E13">
          <w:rPr>
            <w:rFonts w:cs="Times New Roman"/>
          </w:rPr>
          <w:delText xml:space="preserve">bottle 3 times with lid on and fill it without leaving head space. </w:delText>
        </w:r>
      </w:del>
    </w:p>
    <w:p w14:paraId="7438702D" w14:textId="2C86133E" w:rsidR="002F528C" w:rsidRPr="007853F2" w:rsidRDefault="003854D0" w:rsidP="007853F2">
      <w:pPr>
        <w:pStyle w:val="Heading3"/>
        <w:rPr>
          <w:sz w:val="32"/>
          <w:szCs w:val="32"/>
        </w:rPr>
      </w:pPr>
      <w:bookmarkStart w:id="472" w:name="_Toc180737241"/>
      <w:r w:rsidRPr="00045D1A">
        <w:rPr>
          <w:sz w:val="32"/>
          <w:szCs w:val="32"/>
        </w:rPr>
        <w:t>ISCO</w:t>
      </w:r>
      <w:bookmarkEnd w:id="472"/>
    </w:p>
    <w:p w14:paraId="462CB5E8" w14:textId="5C6F5446" w:rsidR="008A5C92" w:rsidDel="00B11E13" w:rsidRDefault="008A5C92" w:rsidP="00082A2C">
      <w:pPr>
        <w:pStyle w:val="Heading4"/>
        <w:rPr>
          <w:del w:id="473" w:author="Basso, Marta" w:date="2025-01-02T10:45:00Z" w16du:dateUtc="2025-01-02T18:45:00Z"/>
        </w:rPr>
      </w:pPr>
      <w:del w:id="474" w:author="Basso, Marta" w:date="2025-01-02T10:01:00Z" w16du:dateUtc="2025-01-02T18:01:00Z">
        <w:r w:rsidRPr="008A5C92" w:rsidDel="007853F2">
          <w:delText>Instrument installation</w:delText>
        </w:r>
        <w:r w:rsidDel="007853F2">
          <w:br/>
        </w:r>
      </w:del>
    </w:p>
    <w:p w14:paraId="5F4C4914" w14:textId="414A6982" w:rsidR="008A5C92" w:rsidDel="007853F2" w:rsidRDefault="008A5C92" w:rsidP="008A5C92">
      <w:pPr>
        <w:pStyle w:val="ListParagraph"/>
        <w:numPr>
          <w:ilvl w:val="0"/>
          <w:numId w:val="39"/>
        </w:numPr>
        <w:rPr>
          <w:del w:id="475" w:author="Basso, Marta" w:date="2025-01-02T10:01:00Z" w16du:dateUtc="2025-01-02T18:01:00Z"/>
        </w:rPr>
      </w:pPr>
      <w:del w:id="476" w:author="Basso, Marta" w:date="2025-01-02T10:01:00Z" w16du:dateUtc="2025-01-02T18:01:00Z">
        <w:r w:rsidDel="007853F2">
          <w:delText xml:space="preserve">Find a flat area to locate the ISCO, outside the flooding area of the stream. The ISCO </w:delText>
        </w:r>
        <w:r w:rsidRPr="00045D1A" w:rsidDel="007853F2">
          <w:rPr>
            <w:b/>
            <w:bCs/>
            <w:highlight w:val="yellow"/>
          </w:rPr>
          <w:delText>can’t</w:delText>
        </w:r>
        <w:r w:rsidDel="007853F2">
          <w:rPr>
            <w:b/>
            <w:bCs/>
          </w:rPr>
          <w:delText xml:space="preserve"> </w:delText>
        </w:r>
        <w:r w:rsidRPr="00045D1A" w:rsidDel="007853F2">
          <w:rPr>
            <w:b/>
            <w:bCs/>
            <w:highlight w:val="yellow"/>
          </w:rPr>
          <w:delText>get wet</w:delText>
        </w:r>
        <w:r w:rsidDel="007853F2">
          <w:delText>. Locate it closer to a trunk.</w:delText>
        </w:r>
      </w:del>
    </w:p>
    <w:p w14:paraId="7AC8C5BE" w14:textId="5EBE6695" w:rsidR="00082A2C" w:rsidDel="007853F2" w:rsidRDefault="00082A2C" w:rsidP="00045D1A">
      <w:pPr>
        <w:pStyle w:val="ListParagraph"/>
        <w:rPr>
          <w:del w:id="477" w:author="Basso, Marta" w:date="2025-01-02T10:01:00Z" w16du:dateUtc="2025-01-02T18:01:00Z"/>
        </w:rPr>
      </w:pPr>
    </w:p>
    <w:p w14:paraId="7CADD9E4" w14:textId="443811A3" w:rsidR="008A5C92" w:rsidDel="00E53A61" w:rsidRDefault="008526EF" w:rsidP="008A5C92">
      <w:pPr>
        <w:pStyle w:val="ListParagraph"/>
        <w:numPr>
          <w:ilvl w:val="0"/>
          <w:numId w:val="39"/>
        </w:numPr>
        <w:rPr>
          <w:del w:id="478" w:author="Basso, Marta" w:date="2024-12-27T11:40:00Z" w16du:dateUtc="2024-12-27T19:40:00Z"/>
        </w:rPr>
      </w:pPr>
      <w:del w:id="479" w:author="Basso, Marta" w:date="2025-01-02T10:01:00Z" w16du:dateUtc="2025-01-02T18:01:00Z">
        <w:r w:rsidDel="007853F2">
          <w:delText>Clip the positive (red) first, then the negative (black) terminal</w:delText>
        </w:r>
      </w:del>
      <w:ins w:id="480" w:author="Murshed, Humyra Bente" w:date="2024-12-19T12:29:00Z" w16du:dateUtc="2024-12-19T20:29:00Z">
        <w:del w:id="481" w:author="Basso, Marta" w:date="2025-01-02T10:01:00Z" w16du:dateUtc="2025-01-02T18:01:00Z">
          <w:r w:rsidR="00893347" w:rsidDel="007853F2">
            <w:delText xml:space="preserve"> of the battery leash to the </w:delText>
          </w:r>
        </w:del>
      </w:ins>
      <w:ins w:id="482" w:author="Murshed, Humyra Bente" w:date="2024-12-19T12:30:00Z" w16du:dateUtc="2024-12-19T20:30:00Z">
        <w:del w:id="483" w:author="Basso, Marta" w:date="2025-01-02T10:01:00Z" w16du:dateUtc="2025-01-02T18:01:00Z">
          <w:r w:rsidR="00893347" w:rsidDel="007853F2">
            <w:delText>battery</w:delText>
          </w:r>
        </w:del>
      </w:ins>
      <w:del w:id="484" w:author="Basso, Marta" w:date="2025-01-02T10:01:00Z" w16du:dateUtc="2025-01-02T18:01:00Z">
        <w:r w:rsidDel="007853F2">
          <w:delText>.</w:delText>
        </w:r>
      </w:del>
    </w:p>
    <w:p w14:paraId="1F4F9A34" w14:textId="36097F12" w:rsidR="00082A2C" w:rsidDel="007853F2" w:rsidRDefault="00082A2C">
      <w:pPr>
        <w:pStyle w:val="ListParagraph"/>
        <w:numPr>
          <w:ilvl w:val="0"/>
          <w:numId w:val="39"/>
        </w:numPr>
        <w:rPr>
          <w:del w:id="485" w:author="Basso, Marta" w:date="2025-01-02T10:01:00Z" w16du:dateUtc="2025-01-02T18:01:00Z"/>
        </w:rPr>
        <w:pPrChange w:id="486" w:author="Basso, Marta" w:date="2024-12-27T11:40:00Z" w16du:dateUtc="2024-12-27T19:40:00Z">
          <w:pPr>
            <w:pStyle w:val="ListParagraph"/>
          </w:pPr>
        </w:pPrChange>
      </w:pPr>
    </w:p>
    <w:p w14:paraId="3360B013" w14:textId="255C9BC0" w:rsidR="00082A2C" w:rsidDel="007853F2" w:rsidRDefault="00082A2C" w:rsidP="00045D1A">
      <w:pPr>
        <w:pStyle w:val="ListParagraph"/>
        <w:rPr>
          <w:del w:id="487" w:author="Basso, Marta" w:date="2025-01-02T10:01:00Z" w16du:dateUtc="2025-01-02T18:01:00Z"/>
        </w:rPr>
      </w:pPr>
    </w:p>
    <w:p w14:paraId="33E67784" w14:textId="601EC941" w:rsidR="008526EF" w:rsidDel="007853F2" w:rsidRDefault="008526EF" w:rsidP="008526EF">
      <w:pPr>
        <w:pStyle w:val="ListParagraph"/>
        <w:numPr>
          <w:ilvl w:val="0"/>
          <w:numId w:val="39"/>
        </w:numPr>
        <w:spacing w:line="256" w:lineRule="auto"/>
        <w:rPr>
          <w:del w:id="488" w:author="Basso, Marta" w:date="2025-01-02T10:01:00Z" w16du:dateUtc="2025-01-02T18:01:00Z"/>
          <w:rFonts w:cstheme="minorHAnsi"/>
        </w:rPr>
      </w:pPr>
      <w:del w:id="489" w:author="Basso, Marta" w:date="2025-01-02T10:01:00Z" w16du:dateUtc="2025-01-02T18:01:00Z">
        <w:r w:rsidRPr="00D1652B" w:rsidDel="007853F2">
          <w:rPr>
            <w:rFonts w:cstheme="minorHAnsi"/>
          </w:rPr>
          <w:delText xml:space="preserve">Carefully screw and plug the Isco </w:delText>
        </w:r>
      </w:del>
      <w:ins w:id="490" w:author="Bogaart, Manon" w:date="2024-12-17T16:09:00Z" w16du:dateUtc="2024-12-18T00:09:00Z">
        <w:del w:id="491" w:author="Basso, Marta" w:date="2025-01-02T10:01:00Z" w16du:dateUtc="2025-01-02T18:01:00Z">
          <w:r w:rsidR="008408B7" w:rsidDel="007853F2">
            <w:rPr>
              <w:rFonts w:cstheme="minorHAnsi"/>
            </w:rPr>
            <w:delText>ISCO</w:delText>
          </w:r>
          <w:r w:rsidR="008408B7" w:rsidRPr="00D1652B" w:rsidDel="007853F2">
            <w:rPr>
              <w:rFonts w:cstheme="minorHAnsi"/>
            </w:rPr>
            <w:delText xml:space="preserve"> </w:delText>
          </w:r>
        </w:del>
      </w:ins>
      <w:del w:id="492" w:author="Basso, Marta" w:date="2025-01-02T10:01:00Z" w16du:dateUtc="2025-01-02T18:01:00Z">
        <w:r w:rsidDel="007853F2">
          <w:rPr>
            <w:rFonts w:cstheme="minorHAnsi"/>
          </w:rPr>
          <w:delText>to</w:delText>
        </w:r>
        <w:r w:rsidRPr="00D1652B" w:rsidDel="007853F2">
          <w:rPr>
            <w:rFonts w:cstheme="minorHAnsi"/>
          </w:rPr>
          <w:delText xml:space="preserve"> the battery leash, on the back of the display, to connect it from </w:delText>
        </w:r>
      </w:del>
      <w:ins w:id="493" w:author="Bogaart, Manon" w:date="2024-12-17T16:09:00Z" w16du:dateUtc="2024-12-18T00:09:00Z">
        <w:del w:id="494" w:author="Basso, Marta" w:date="2025-01-02T10:01:00Z" w16du:dateUtc="2025-01-02T18:01:00Z">
          <w:r w:rsidR="008408B7" w:rsidDel="007853F2">
            <w:rPr>
              <w:rFonts w:cstheme="minorHAnsi"/>
            </w:rPr>
            <w:delText>to</w:delText>
          </w:r>
          <w:r w:rsidR="008408B7" w:rsidRPr="00D1652B" w:rsidDel="007853F2">
            <w:rPr>
              <w:rFonts w:cstheme="minorHAnsi"/>
            </w:rPr>
            <w:delText xml:space="preserve"> </w:delText>
          </w:r>
        </w:del>
      </w:ins>
      <w:del w:id="495" w:author="Basso, Marta" w:date="2025-01-02T10:01:00Z" w16du:dateUtc="2025-01-02T18:01:00Z">
        <w:r w:rsidRPr="00D1652B" w:rsidDel="007853F2">
          <w:rPr>
            <w:rFonts w:cstheme="minorHAnsi"/>
          </w:rPr>
          <w:delText>the battery</w:delText>
        </w:r>
        <w:r w:rsidDel="007853F2">
          <w:rPr>
            <w:rFonts w:cstheme="minorHAnsi"/>
          </w:rPr>
          <w:delText>.</w:delText>
        </w:r>
      </w:del>
    </w:p>
    <w:p w14:paraId="00773C66" w14:textId="181B9975" w:rsidR="00082A2C" w:rsidDel="007853F2" w:rsidRDefault="00082A2C" w:rsidP="00045D1A">
      <w:pPr>
        <w:pStyle w:val="ListParagraph"/>
        <w:spacing w:line="256" w:lineRule="auto"/>
        <w:rPr>
          <w:del w:id="496" w:author="Basso, Marta" w:date="2025-01-02T10:01:00Z" w16du:dateUtc="2025-01-02T18:01:00Z"/>
          <w:rFonts w:cstheme="minorHAnsi"/>
        </w:rPr>
      </w:pPr>
    </w:p>
    <w:p w14:paraId="22C84056" w14:textId="698F7C53" w:rsidR="00082A2C" w:rsidDel="007853F2" w:rsidRDefault="008526EF" w:rsidP="00082A2C">
      <w:pPr>
        <w:pStyle w:val="ListParagraph"/>
        <w:numPr>
          <w:ilvl w:val="0"/>
          <w:numId w:val="39"/>
        </w:numPr>
        <w:spacing w:line="256" w:lineRule="auto"/>
        <w:rPr>
          <w:del w:id="497" w:author="Basso, Marta" w:date="2025-01-02T10:01:00Z" w16du:dateUtc="2025-01-02T18:01:00Z"/>
          <w:rFonts w:cstheme="minorHAnsi"/>
        </w:rPr>
      </w:pPr>
      <w:del w:id="498" w:author="Basso, Marta" w:date="2025-01-02T10:01:00Z" w16du:dateUtc="2025-01-02T18:01:00Z">
        <w:r w:rsidDel="007853F2">
          <w:rPr>
            <w:rFonts w:cstheme="minorHAnsi"/>
          </w:rPr>
          <w:delText xml:space="preserve">Close the lid of the battery box. Be sure it is well closed. </w:delText>
        </w:r>
      </w:del>
    </w:p>
    <w:p w14:paraId="75222B77" w14:textId="40A161D5" w:rsidR="00082A2C" w:rsidRPr="00082A2C" w:rsidDel="007853F2" w:rsidRDefault="00082A2C" w:rsidP="00045D1A">
      <w:pPr>
        <w:pStyle w:val="ListParagraph"/>
        <w:rPr>
          <w:del w:id="499" w:author="Basso, Marta" w:date="2025-01-02T10:01:00Z" w16du:dateUtc="2025-01-02T18:01:00Z"/>
          <w:rFonts w:cstheme="minorHAnsi"/>
        </w:rPr>
      </w:pPr>
    </w:p>
    <w:p w14:paraId="720ADA08" w14:textId="73A9A15D" w:rsidR="008526EF" w:rsidDel="007853F2" w:rsidRDefault="008526EF" w:rsidP="00A37685">
      <w:pPr>
        <w:pStyle w:val="ListParagraph"/>
        <w:numPr>
          <w:ilvl w:val="0"/>
          <w:numId w:val="39"/>
        </w:numPr>
        <w:spacing w:line="256" w:lineRule="auto"/>
        <w:rPr>
          <w:del w:id="500" w:author="Basso, Marta" w:date="2025-01-02T10:01:00Z" w16du:dateUtc="2025-01-02T18:01:00Z"/>
          <w:rFonts w:cstheme="minorHAnsi"/>
        </w:rPr>
      </w:pPr>
      <w:del w:id="501" w:author="Basso, Marta" w:date="2025-01-02T10:01:00Z" w16du:dateUtc="2025-01-02T18:01:00Z">
        <w:r w:rsidRPr="008526EF" w:rsidDel="007853F2">
          <w:rPr>
            <w:rFonts w:cstheme="minorHAnsi"/>
          </w:rPr>
          <w:delText xml:space="preserve">Place the ISCO tube in the water, position it close to the PVC or sonde pipe and </w:delText>
        </w:r>
        <w:r w:rsidDel="007853F2">
          <w:rPr>
            <w:rFonts w:cstheme="minorHAnsi"/>
          </w:rPr>
          <w:delText>tie</w:delText>
        </w:r>
        <w:r w:rsidRPr="008526EF" w:rsidDel="007853F2">
          <w:rPr>
            <w:rFonts w:cstheme="minorHAnsi"/>
          </w:rPr>
          <w:delText xml:space="preserve"> it with the zip ties. Make sure the pipe does not interfere with any sensor and vice versa.</w:delText>
        </w:r>
      </w:del>
    </w:p>
    <w:p w14:paraId="7FF0BD7D" w14:textId="4DA06472" w:rsidR="00082A2C" w:rsidRPr="00082A2C" w:rsidDel="007853F2" w:rsidRDefault="00082A2C" w:rsidP="00045D1A">
      <w:pPr>
        <w:pStyle w:val="ListParagraph"/>
        <w:rPr>
          <w:del w:id="502" w:author="Basso, Marta" w:date="2025-01-02T10:01:00Z" w16du:dateUtc="2025-01-02T18:01:00Z"/>
          <w:rFonts w:cstheme="minorHAnsi"/>
        </w:rPr>
      </w:pPr>
    </w:p>
    <w:p w14:paraId="78888189" w14:textId="72E9C8C8" w:rsidR="008526EF" w:rsidRPr="00F75CC5" w:rsidRDefault="008526EF" w:rsidP="00A37685">
      <w:pPr>
        <w:pStyle w:val="ListParagraph"/>
        <w:numPr>
          <w:ilvl w:val="0"/>
          <w:numId w:val="39"/>
        </w:numPr>
        <w:spacing w:line="256" w:lineRule="auto"/>
        <w:rPr>
          <w:ins w:id="503" w:author="Basso, Marta" w:date="2025-01-09T10:44:00Z" w16du:dateUtc="2025-01-09T18:44:00Z"/>
          <w:rFonts w:cstheme="minorHAnsi"/>
        </w:rPr>
      </w:pPr>
      <w:bookmarkStart w:id="504" w:name="_Hlk187312122"/>
      <w:del w:id="505" w:author="Basso, Marta" w:date="2025-01-02T10:01:00Z" w16du:dateUtc="2025-01-02T18:01:00Z">
        <w:r w:rsidDel="007853F2">
          <w:rPr>
            <w:rFonts w:cstheme="minorHAnsi"/>
          </w:rPr>
          <w:delText xml:space="preserve">Connect the ISCO tube with the coupler. </w:delText>
        </w:r>
      </w:del>
      <w:ins w:id="506" w:author="Basso, Marta" w:date="2025-01-02T10:01:00Z" w16du:dateUtc="2025-01-02T18:01:00Z">
        <w:r w:rsidR="007853F2">
          <w:t xml:space="preserve">Check the ISCO </w:t>
        </w:r>
      </w:ins>
      <w:ins w:id="507" w:author="Basso, Marta" w:date="2025-01-02T10:37:00Z" w16du:dateUtc="2025-01-02T18:37:00Z">
        <w:r w:rsidR="00F325A9">
          <w:t>screen</w:t>
        </w:r>
      </w:ins>
      <w:ins w:id="508" w:author="Basso, Marta" w:date="2025-01-02T10:02:00Z" w16du:dateUtc="2025-01-02T18:02:00Z">
        <w:r w:rsidR="007853F2">
          <w:t xml:space="preserve"> and record in the field notes the information displayed.</w:t>
        </w:r>
      </w:ins>
    </w:p>
    <w:p w14:paraId="3C450532" w14:textId="77777777" w:rsidR="00F75CC5" w:rsidRPr="00F75CC5" w:rsidRDefault="00F75CC5">
      <w:pPr>
        <w:pStyle w:val="ListParagraph"/>
        <w:spacing w:line="256" w:lineRule="auto"/>
        <w:rPr>
          <w:ins w:id="509" w:author="Basso, Marta" w:date="2025-01-09T10:44:00Z" w16du:dateUtc="2025-01-09T18:44:00Z"/>
          <w:rFonts w:cstheme="minorHAnsi"/>
        </w:rPr>
        <w:pPrChange w:id="510" w:author="Basso, Marta" w:date="2025-01-09T10:44:00Z" w16du:dateUtc="2025-01-09T18:44:00Z">
          <w:pPr>
            <w:pStyle w:val="ListParagraph"/>
            <w:numPr>
              <w:numId w:val="39"/>
            </w:numPr>
            <w:spacing w:line="256" w:lineRule="auto"/>
            <w:ind w:hanging="360"/>
          </w:pPr>
        </w:pPrChange>
      </w:pPr>
    </w:p>
    <w:p w14:paraId="16435807" w14:textId="50F15DF2" w:rsidR="00F75CC5" w:rsidRDefault="00F75CC5" w:rsidP="00F75CC5">
      <w:pPr>
        <w:pStyle w:val="ListParagraph"/>
        <w:numPr>
          <w:ilvl w:val="0"/>
          <w:numId w:val="39"/>
        </w:numPr>
        <w:rPr>
          <w:ins w:id="511" w:author="Basso, Marta" w:date="2025-01-09T10:45:00Z" w16du:dateUtc="2025-01-09T18:45:00Z"/>
          <w:rFonts w:cs="Times New Roman"/>
        </w:rPr>
      </w:pPr>
      <w:ins w:id="512" w:author="Basso, Marta" w:date="2025-01-09T10:44:00Z" w16du:dateUtc="2025-01-09T18:44:00Z">
        <w:r w:rsidRPr="00045D1A">
          <w:rPr>
            <w:rFonts w:cstheme="minorHAnsi"/>
          </w:rPr>
          <w:t xml:space="preserve">ISCO </w:t>
        </w:r>
        <w:r w:rsidRPr="00082A2C">
          <w:rPr>
            <w:rFonts w:cs="Times New Roman"/>
          </w:rPr>
          <w:t>intake line submerged? Check to see if the intake line is submerged or possibly buried by sediment.</w:t>
        </w:r>
        <w:r>
          <w:rPr>
            <w:rFonts w:cs="Times New Roman"/>
          </w:rPr>
          <w:t xml:space="preserve"> Take notes.</w:t>
        </w:r>
      </w:ins>
    </w:p>
    <w:p w14:paraId="3D6589D7" w14:textId="77777777" w:rsidR="00F75CC5" w:rsidRPr="00F75CC5" w:rsidRDefault="00F75CC5">
      <w:pPr>
        <w:pStyle w:val="ListParagraph"/>
        <w:rPr>
          <w:ins w:id="513" w:author="Basso, Marta" w:date="2025-01-09T10:45:00Z" w16du:dateUtc="2025-01-09T18:45:00Z"/>
          <w:rFonts w:cs="Times New Roman"/>
        </w:rPr>
        <w:pPrChange w:id="514" w:author="Basso, Marta" w:date="2025-01-09T10:45:00Z" w16du:dateUtc="2025-01-09T18:45:00Z">
          <w:pPr>
            <w:pStyle w:val="ListParagraph"/>
            <w:numPr>
              <w:numId w:val="39"/>
            </w:numPr>
            <w:ind w:hanging="360"/>
          </w:pPr>
        </w:pPrChange>
      </w:pPr>
    </w:p>
    <w:p w14:paraId="7EADDA39" w14:textId="77777777" w:rsidR="00F75CC5" w:rsidRDefault="00F75CC5" w:rsidP="00F75CC5">
      <w:pPr>
        <w:pStyle w:val="ListParagraph"/>
        <w:numPr>
          <w:ilvl w:val="0"/>
          <w:numId w:val="39"/>
        </w:numPr>
        <w:spacing w:line="256" w:lineRule="auto"/>
        <w:rPr>
          <w:ins w:id="515" w:author="Basso, Marta" w:date="2025-01-09T10:45:00Z" w16du:dateUtc="2025-01-09T18:45:00Z"/>
          <w:rFonts w:cstheme="minorHAnsi"/>
        </w:rPr>
      </w:pPr>
      <w:ins w:id="516" w:author="Basso, Marta" w:date="2025-01-09T10:45:00Z" w16du:dateUtc="2025-01-09T18:45:00Z">
        <w:r>
          <w:rPr>
            <w:rFonts w:cstheme="minorHAnsi"/>
          </w:rPr>
          <w:t>Record any problem encountered, is the tube still attached? Did the samples overflow? Did the program crash?</w:t>
        </w:r>
      </w:ins>
    </w:p>
    <w:p w14:paraId="6E99C8F8" w14:textId="77777777" w:rsidR="00F75CC5" w:rsidRPr="00045D1A" w:rsidRDefault="00F75CC5" w:rsidP="00F75CC5">
      <w:pPr>
        <w:pStyle w:val="ListParagraph"/>
        <w:numPr>
          <w:ilvl w:val="1"/>
          <w:numId w:val="39"/>
        </w:numPr>
        <w:rPr>
          <w:ins w:id="517" w:author="Basso, Marta" w:date="2025-01-09T10:45:00Z" w16du:dateUtc="2025-01-09T18:45:00Z"/>
          <w:rFonts w:cs="Times New Roman"/>
        </w:rPr>
      </w:pPr>
      <w:ins w:id="518" w:author="Basso, Marta" w:date="2025-01-09T10:45:00Z" w16du:dateUtc="2025-01-09T18:45:00Z">
        <w:r w:rsidRPr="00045D1A">
          <w:rPr>
            <w:rFonts w:cs="Times New Roman"/>
          </w:rPr>
          <w:t>If the ISCO displays “Sample missed” it is likely because either the intake line is not submerged (see step 17) or the tubing has come off at the ISCO.</w:t>
        </w:r>
      </w:ins>
    </w:p>
    <w:p w14:paraId="32568CD5" w14:textId="4D4DBADF" w:rsidR="00F75CC5" w:rsidRPr="00F75CC5" w:rsidRDefault="00F75CC5">
      <w:pPr>
        <w:pStyle w:val="ListParagraph"/>
        <w:numPr>
          <w:ilvl w:val="1"/>
          <w:numId w:val="39"/>
        </w:numPr>
        <w:rPr>
          <w:ins w:id="519" w:author="Basso, Marta" w:date="2025-01-02T10:02:00Z" w16du:dateUtc="2025-01-02T18:02:00Z"/>
          <w:rFonts w:cs="Times New Roman"/>
        </w:rPr>
        <w:pPrChange w:id="520" w:author="Basso, Marta" w:date="2025-01-09T10:45:00Z" w16du:dateUtc="2025-01-09T18:45:00Z">
          <w:pPr>
            <w:pStyle w:val="ListParagraph"/>
            <w:numPr>
              <w:numId w:val="39"/>
            </w:numPr>
            <w:spacing w:line="256" w:lineRule="auto"/>
            <w:ind w:hanging="360"/>
          </w:pPr>
        </w:pPrChange>
      </w:pPr>
      <w:ins w:id="521" w:author="Basso, Marta" w:date="2025-01-09T10:45:00Z" w16du:dateUtc="2025-01-09T18:45:00Z">
        <w:r w:rsidRPr="00045D1A">
          <w:rPr>
            <w:rFonts w:cs="Times New Roman"/>
          </w:rPr>
          <w:t>If the ISCO displays “Pump Jam failure” you’ll need to replace the ISCO with the spare as we are not able to fix this issue in the field.</w:t>
        </w:r>
      </w:ins>
    </w:p>
    <w:p w14:paraId="4159127F" w14:textId="77777777" w:rsidR="007853F2" w:rsidRPr="007853F2" w:rsidRDefault="007853F2">
      <w:pPr>
        <w:pStyle w:val="ListParagraph"/>
        <w:spacing w:line="256" w:lineRule="auto"/>
        <w:rPr>
          <w:ins w:id="522" w:author="Basso, Marta" w:date="2025-01-02T10:02:00Z" w16du:dateUtc="2025-01-02T18:02:00Z"/>
          <w:rFonts w:cstheme="minorHAnsi"/>
        </w:rPr>
        <w:pPrChange w:id="523" w:author="Basso, Marta" w:date="2025-01-02T10:02:00Z" w16du:dateUtc="2025-01-02T18:02:00Z">
          <w:pPr>
            <w:pStyle w:val="ListParagraph"/>
            <w:numPr>
              <w:numId w:val="39"/>
            </w:numPr>
            <w:spacing w:line="256" w:lineRule="auto"/>
            <w:ind w:hanging="360"/>
          </w:pPr>
        </w:pPrChange>
      </w:pPr>
    </w:p>
    <w:p w14:paraId="3683AAFC" w14:textId="16D42FCC" w:rsidR="007853F2" w:rsidRPr="007853F2" w:rsidRDefault="007853F2" w:rsidP="007853F2">
      <w:pPr>
        <w:pStyle w:val="ListParagraph"/>
        <w:numPr>
          <w:ilvl w:val="0"/>
          <w:numId w:val="39"/>
        </w:numPr>
        <w:spacing w:line="256" w:lineRule="auto"/>
        <w:rPr>
          <w:ins w:id="524" w:author="Basso, Marta" w:date="2025-01-02T10:04:00Z" w16du:dateUtc="2025-01-02T18:04:00Z"/>
          <w:rFonts w:cstheme="minorHAnsi"/>
        </w:rPr>
      </w:pPr>
      <w:ins w:id="525" w:author="Basso, Marta" w:date="2025-01-02T10:02:00Z" w16du:dateUtc="2025-01-02T18:02:00Z">
        <w:r>
          <w:t>Record the time in your field notes.</w:t>
        </w:r>
      </w:ins>
    </w:p>
    <w:p w14:paraId="63B9FF30" w14:textId="77777777" w:rsidR="007853F2" w:rsidRPr="007853F2" w:rsidRDefault="007853F2">
      <w:pPr>
        <w:pStyle w:val="ListParagraph"/>
        <w:rPr>
          <w:ins w:id="526" w:author="Basso, Marta" w:date="2025-01-02T10:04:00Z" w16du:dateUtc="2025-01-02T18:04:00Z"/>
          <w:rFonts w:cstheme="minorHAnsi"/>
        </w:rPr>
        <w:pPrChange w:id="527" w:author="Basso, Marta" w:date="2025-01-02T10:04:00Z" w16du:dateUtc="2025-01-02T18:04:00Z">
          <w:pPr>
            <w:pStyle w:val="ListParagraph"/>
            <w:numPr>
              <w:numId w:val="39"/>
            </w:numPr>
            <w:spacing w:line="256" w:lineRule="auto"/>
            <w:ind w:hanging="360"/>
          </w:pPr>
        </w:pPrChange>
      </w:pPr>
    </w:p>
    <w:p w14:paraId="6CD93458" w14:textId="05053A57" w:rsidR="007853F2" w:rsidRPr="007853F2" w:rsidRDefault="007853F2" w:rsidP="007853F2">
      <w:pPr>
        <w:pStyle w:val="ListParagraph"/>
        <w:numPr>
          <w:ilvl w:val="0"/>
          <w:numId w:val="39"/>
        </w:numPr>
        <w:spacing w:line="256" w:lineRule="auto"/>
        <w:rPr>
          <w:ins w:id="528" w:author="Basso, Marta" w:date="2025-01-02T10:03:00Z" w16du:dateUtc="2025-01-02T18:03:00Z"/>
          <w:rFonts w:cstheme="minorHAnsi"/>
        </w:rPr>
      </w:pPr>
      <w:ins w:id="529" w:author="Basso, Marta" w:date="2025-01-02T10:04:00Z" w16du:dateUtc="2025-01-02T18:04:00Z">
        <w:r>
          <w:rPr>
            <w:rFonts w:cstheme="minorHAnsi"/>
          </w:rPr>
          <w:t xml:space="preserve">Before opening the ISCO, make sure you have enough time before the next sampling, if not, wait for the ISCO to sample. </w:t>
        </w:r>
      </w:ins>
    </w:p>
    <w:p w14:paraId="541AFD06" w14:textId="77777777" w:rsidR="007853F2" w:rsidRPr="007853F2" w:rsidRDefault="007853F2">
      <w:pPr>
        <w:pStyle w:val="ListParagraph"/>
        <w:rPr>
          <w:ins w:id="530" w:author="Basso, Marta" w:date="2025-01-02T10:03:00Z" w16du:dateUtc="2025-01-02T18:03:00Z"/>
          <w:rFonts w:cstheme="minorHAnsi"/>
        </w:rPr>
        <w:pPrChange w:id="531" w:author="Basso, Marta" w:date="2025-01-02T10:03:00Z" w16du:dateUtc="2025-01-02T18:03:00Z">
          <w:pPr>
            <w:pStyle w:val="ListParagraph"/>
            <w:numPr>
              <w:numId w:val="39"/>
            </w:numPr>
            <w:spacing w:line="256" w:lineRule="auto"/>
            <w:ind w:hanging="360"/>
          </w:pPr>
        </w:pPrChange>
      </w:pPr>
    </w:p>
    <w:p w14:paraId="38A95B29" w14:textId="6584BBEE" w:rsidR="007853F2" w:rsidRDefault="007853F2" w:rsidP="007853F2">
      <w:pPr>
        <w:pStyle w:val="ListParagraph"/>
        <w:numPr>
          <w:ilvl w:val="0"/>
          <w:numId w:val="39"/>
        </w:numPr>
        <w:spacing w:line="256" w:lineRule="auto"/>
        <w:rPr>
          <w:ins w:id="532" w:author="Basso, Marta" w:date="2025-01-09T10:46:00Z" w16du:dateUtc="2025-01-09T18:46:00Z"/>
          <w:rFonts w:cstheme="minorHAnsi"/>
        </w:rPr>
      </w:pPr>
      <w:ins w:id="533" w:author="Basso, Marta" w:date="2025-01-02T10:04:00Z" w16du:dateUtc="2025-01-02T18:04:00Z">
        <w:r>
          <w:rPr>
            <w:rFonts w:cstheme="minorHAnsi"/>
          </w:rPr>
          <w:t>Wear nitrile gloves and open the ISCO.</w:t>
        </w:r>
      </w:ins>
    </w:p>
    <w:p w14:paraId="2903FF32" w14:textId="77777777" w:rsidR="00F75CC5" w:rsidRPr="00F75CC5" w:rsidRDefault="00F75CC5">
      <w:pPr>
        <w:pStyle w:val="ListParagraph"/>
        <w:rPr>
          <w:ins w:id="534" w:author="Basso, Marta" w:date="2025-01-09T10:46:00Z" w16du:dateUtc="2025-01-09T18:46:00Z"/>
          <w:rFonts w:cstheme="minorHAnsi"/>
        </w:rPr>
        <w:pPrChange w:id="535" w:author="Basso, Marta" w:date="2025-01-09T10:46:00Z" w16du:dateUtc="2025-01-09T18:46:00Z">
          <w:pPr>
            <w:pStyle w:val="ListParagraph"/>
            <w:numPr>
              <w:numId w:val="39"/>
            </w:numPr>
            <w:spacing w:line="256" w:lineRule="auto"/>
            <w:ind w:hanging="360"/>
          </w:pPr>
        </w:pPrChange>
      </w:pPr>
    </w:p>
    <w:p w14:paraId="14B96FD5" w14:textId="7E70D77D" w:rsidR="00F75CC5" w:rsidRDefault="00F75CC5" w:rsidP="007853F2">
      <w:pPr>
        <w:pStyle w:val="ListParagraph"/>
        <w:numPr>
          <w:ilvl w:val="0"/>
          <w:numId w:val="39"/>
        </w:numPr>
        <w:spacing w:line="256" w:lineRule="auto"/>
        <w:rPr>
          <w:ins w:id="536" w:author="Basso, Marta" w:date="2025-01-02T10:38:00Z" w16du:dateUtc="2025-01-02T18:38:00Z"/>
          <w:rFonts w:cstheme="minorHAnsi"/>
        </w:rPr>
      </w:pPr>
      <w:ins w:id="537" w:author="Basso, Marta" w:date="2025-01-09T10:46:00Z" w16du:dateUtc="2025-01-09T18:46:00Z">
        <w:r>
          <w:rPr>
            <w:rFonts w:cstheme="minorHAnsi"/>
          </w:rPr>
          <w:t xml:space="preserve">If raining, use the umbrella to cover </w:t>
        </w:r>
      </w:ins>
      <w:ins w:id="538" w:author="Basso, Marta" w:date="2025-01-09T10:47:00Z" w16du:dateUtc="2025-01-09T18:47:00Z">
        <w:r>
          <w:rPr>
            <w:rFonts w:cstheme="minorHAnsi"/>
          </w:rPr>
          <w:t xml:space="preserve">the bottles, </w:t>
        </w:r>
        <w:r>
          <w:rPr>
            <w:rFonts w:cstheme="minorHAnsi"/>
            <w:b/>
            <w:bCs/>
          </w:rPr>
          <w:t>no rain should enter the bottles.</w:t>
        </w:r>
      </w:ins>
    </w:p>
    <w:p w14:paraId="7754D786" w14:textId="77777777" w:rsidR="00F325A9" w:rsidRPr="00F325A9" w:rsidRDefault="00F325A9">
      <w:pPr>
        <w:pStyle w:val="ListParagraph"/>
        <w:rPr>
          <w:ins w:id="539" w:author="Basso, Marta" w:date="2025-01-02T10:38:00Z" w16du:dateUtc="2025-01-02T18:38:00Z"/>
          <w:rFonts w:cstheme="minorHAnsi"/>
        </w:rPr>
        <w:pPrChange w:id="540" w:author="Basso, Marta" w:date="2025-01-02T10:38:00Z" w16du:dateUtc="2025-01-02T18:38:00Z">
          <w:pPr>
            <w:pStyle w:val="ListParagraph"/>
            <w:numPr>
              <w:numId w:val="39"/>
            </w:numPr>
            <w:spacing w:line="256" w:lineRule="auto"/>
            <w:ind w:hanging="360"/>
          </w:pPr>
        </w:pPrChange>
      </w:pPr>
    </w:p>
    <w:p w14:paraId="4569C3A5" w14:textId="153DE419" w:rsidR="00F325A9" w:rsidRPr="009E650E" w:rsidDel="00F325A9" w:rsidRDefault="00F325A9">
      <w:pPr>
        <w:pStyle w:val="ListParagraph"/>
        <w:numPr>
          <w:ilvl w:val="0"/>
          <w:numId w:val="39"/>
        </w:numPr>
        <w:spacing w:before="60" w:after="60" w:line="256" w:lineRule="auto"/>
        <w:rPr>
          <w:del w:id="541" w:author="Basso, Marta" w:date="2025-01-02T10:38:00Z" w16du:dateUtc="2025-01-02T18:38:00Z"/>
          <w:moveTo w:id="542" w:author="Basso, Marta" w:date="2025-01-02T10:38:00Z" w16du:dateUtc="2025-01-02T18:38:00Z"/>
          <w:rFonts w:cs="Times New Roman"/>
        </w:rPr>
        <w:pPrChange w:id="543" w:author="Basso, Marta" w:date="2025-01-02T10:38:00Z" w16du:dateUtc="2025-01-02T18:38:00Z">
          <w:pPr>
            <w:pStyle w:val="ListParagraph"/>
            <w:numPr>
              <w:numId w:val="39"/>
            </w:numPr>
            <w:spacing w:before="60" w:after="60" w:line="240" w:lineRule="auto"/>
            <w:ind w:hanging="360"/>
          </w:pPr>
        </w:pPrChange>
      </w:pPr>
      <w:moveToRangeStart w:id="544" w:author="Basso, Marta" w:date="2025-01-02T10:38:00Z" w:name="move186706719"/>
      <w:commentRangeStart w:id="545"/>
      <w:moveTo w:id="546" w:author="Basso, Marta" w:date="2025-01-02T10:38:00Z" w16du:dateUtc="2025-01-02T18:38:00Z">
        <w:r w:rsidRPr="00F325A9">
          <w:rPr>
            <w:rFonts w:cs="Times New Roman"/>
          </w:rPr>
          <w:t>Empty the water that is possibly present in the plastic container of the battery</w:t>
        </w:r>
        <w:del w:id="547" w:author="Basso, Marta" w:date="2025-01-02T10:38:00Z" w16du:dateUtc="2025-01-02T18:38:00Z">
          <w:r w:rsidRPr="00F325A9" w:rsidDel="00F325A9">
            <w:rPr>
              <w:rFonts w:cs="Times New Roman"/>
            </w:rPr>
            <w:delText>.</w:delText>
          </w:r>
          <w:commentRangeEnd w:id="545"/>
          <w:r w:rsidDel="00F325A9">
            <w:rPr>
              <w:rStyle w:val="CommentReference"/>
            </w:rPr>
            <w:commentReference w:id="545"/>
          </w:r>
        </w:del>
      </w:moveTo>
      <w:ins w:id="548" w:author="Basso, Marta" w:date="2025-01-02T10:38:00Z" w16du:dateUtc="2025-01-02T18:38:00Z">
        <w:r w:rsidRPr="00F325A9">
          <w:rPr>
            <w:rFonts w:cs="Times New Roman"/>
          </w:rPr>
          <w:t xml:space="preserve"> and on the ISCO itself. </w:t>
        </w:r>
      </w:ins>
    </w:p>
    <w:moveToRangeEnd w:id="544"/>
    <w:p w14:paraId="2EDD355C" w14:textId="77777777" w:rsidR="00F325A9" w:rsidRPr="00F325A9" w:rsidRDefault="00F325A9">
      <w:pPr>
        <w:pStyle w:val="ListParagraph"/>
        <w:numPr>
          <w:ilvl w:val="0"/>
          <w:numId w:val="39"/>
        </w:numPr>
        <w:spacing w:before="60" w:after="60" w:line="256" w:lineRule="auto"/>
        <w:rPr>
          <w:ins w:id="549" w:author="Basso, Marta" w:date="2025-01-02T10:02:00Z" w16du:dateUtc="2025-01-02T18:02:00Z"/>
          <w:rFonts w:cstheme="minorHAnsi"/>
        </w:rPr>
        <w:pPrChange w:id="550" w:author="Basso, Marta" w:date="2025-01-02T10:38:00Z" w16du:dateUtc="2025-01-02T18:38:00Z">
          <w:pPr>
            <w:pStyle w:val="ListParagraph"/>
            <w:numPr>
              <w:numId w:val="39"/>
            </w:numPr>
            <w:spacing w:line="256" w:lineRule="auto"/>
            <w:ind w:hanging="360"/>
          </w:pPr>
        </w:pPrChange>
      </w:pPr>
    </w:p>
    <w:p w14:paraId="26C009A4" w14:textId="77777777" w:rsidR="007853F2" w:rsidRPr="00F75CC5" w:rsidRDefault="007853F2">
      <w:pPr>
        <w:rPr>
          <w:ins w:id="551" w:author="Basso, Marta" w:date="2025-01-02T10:04:00Z" w16du:dateUtc="2025-01-02T18:04:00Z"/>
          <w:rFonts w:cstheme="minorHAnsi"/>
        </w:rPr>
        <w:pPrChange w:id="552" w:author="Basso, Marta" w:date="2025-01-09T10:45:00Z" w16du:dateUtc="2025-01-09T18:45:00Z">
          <w:pPr>
            <w:pStyle w:val="ListParagraph"/>
            <w:numPr>
              <w:numId w:val="39"/>
            </w:numPr>
            <w:spacing w:line="256" w:lineRule="auto"/>
            <w:ind w:hanging="360"/>
          </w:pPr>
        </w:pPrChange>
      </w:pPr>
    </w:p>
    <w:p w14:paraId="388022B3" w14:textId="0DAE8FFA" w:rsidR="007853F2" w:rsidRDefault="007853F2" w:rsidP="007853F2">
      <w:pPr>
        <w:pStyle w:val="ListParagraph"/>
        <w:numPr>
          <w:ilvl w:val="0"/>
          <w:numId w:val="39"/>
        </w:numPr>
        <w:spacing w:line="256" w:lineRule="auto"/>
        <w:rPr>
          <w:ins w:id="553" w:author="Basso, Marta" w:date="2025-01-02T10:36:00Z" w16du:dateUtc="2025-01-02T18:36:00Z"/>
          <w:rFonts w:cstheme="minorHAnsi"/>
        </w:rPr>
      </w:pPr>
      <w:ins w:id="554" w:author="Basso, Marta" w:date="2025-01-02T10:04:00Z" w16du:dateUtc="2025-01-02T18:04:00Z">
        <w:r>
          <w:rPr>
            <w:rFonts w:cstheme="minorHAnsi"/>
          </w:rPr>
          <w:t xml:space="preserve">Place the lid on the bottles with samples and </w:t>
        </w:r>
        <w:commentRangeStart w:id="555"/>
        <w:commentRangeStart w:id="556"/>
        <w:r>
          <w:rPr>
            <w:rFonts w:cstheme="minorHAnsi"/>
          </w:rPr>
          <w:t xml:space="preserve">replace them </w:t>
        </w:r>
      </w:ins>
      <w:ins w:id="557" w:author="Basso, Marta" w:date="2025-01-02T10:05:00Z" w16du:dateUtc="2025-01-02T18:05:00Z">
        <w:r>
          <w:rPr>
            <w:rFonts w:cstheme="minorHAnsi"/>
          </w:rPr>
          <w:t>with the dirty ones</w:t>
        </w:r>
      </w:ins>
      <w:commentRangeEnd w:id="555"/>
      <w:r w:rsidR="00C67DC0">
        <w:rPr>
          <w:rStyle w:val="CommentReference"/>
        </w:rPr>
        <w:commentReference w:id="555"/>
      </w:r>
      <w:commentRangeEnd w:id="556"/>
      <w:r w:rsidR="00F27A5F">
        <w:rPr>
          <w:rStyle w:val="CommentReference"/>
        </w:rPr>
        <w:commentReference w:id="556"/>
      </w:r>
      <w:ins w:id="558" w:author="Basso, Marta" w:date="2025-01-02T10:05:00Z" w16du:dateUtc="2025-01-02T18:05:00Z">
        <w:r>
          <w:rPr>
            <w:rFonts w:cstheme="minorHAnsi"/>
          </w:rPr>
          <w:t xml:space="preserve">, make sure you take out the lids. </w:t>
        </w:r>
      </w:ins>
    </w:p>
    <w:p w14:paraId="67AA1955" w14:textId="77777777" w:rsidR="00F325A9" w:rsidRPr="00F325A9" w:rsidRDefault="00F325A9">
      <w:pPr>
        <w:pStyle w:val="ListParagraph"/>
        <w:rPr>
          <w:ins w:id="559" w:author="Basso, Marta" w:date="2025-01-02T10:36:00Z" w16du:dateUtc="2025-01-02T18:36:00Z"/>
          <w:rFonts w:cstheme="minorHAnsi"/>
        </w:rPr>
        <w:pPrChange w:id="560" w:author="Basso, Marta" w:date="2025-01-02T10:36:00Z" w16du:dateUtc="2025-01-02T18:36:00Z">
          <w:pPr>
            <w:pStyle w:val="ListParagraph"/>
            <w:numPr>
              <w:numId w:val="39"/>
            </w:numPr>
            <w:spacing w:line="256" w:lineRule="auto"/>
            <w:ind w:hanging="360"/>
          </w:pPr>
        </w:pPrChange>
      </w:pPr>
    </w:p>
    <w:p w14:paraId="5F8E0D89" w14:textId="68929AB1" w:rsidR="00F325A9" w:rsidRDefault="00F325A9" w:rsidP="007853F2">
      <w:pPr>
        <w:pStyle w:val="ListParagraph"/>
        <w:numPr>
          <w:ilvl w:val="0"/>
          <w:numId w:val="39"/>
        </w:numPr>
        <w:spacing w:line="256" w:lineRule="auto"/>
        <w:rPr>
          <w:ins w:id="561" w:author="Basso, Marta" w:date="2025-01-02T10:35:00Z" w16du:dateUtc="2025-01-02T18:35:00Z"/>
          <w:rFonts w:cstheme="minorHAnsi"/>
        </w:rPr>
      </w:pPr>
      <w:ins w:id="562" w:author="Basso, Marta" w:date="2025-01-02T10:36:00Z" w16du:dateUtc="2025-01-02T18:36:00Z">
        <w:r>
          <w:rPr>
            <w:rFonts w:cstheme="minorHAnsi"/>
          </w:rPr>
          <w:t xml:space="preserve">Make sure the ISCO program is still on and record the hour and date of the next sampling. </w:t>
        </w:r>
      </w:ins>
      <w:ins w:id="563" w:author="Basso, Marta" w:date="2025-01-02T10:37:00Z" w16du:dateUtc="2025-01-02T18:37:00Z">
        <w:r>
          <w:rPr>
            <w:rFonts w:cstheme="minorHAnsi"/>
          </w:rPr>
          <w:t>Take a picture of the screen and read out loud what it is written.</w:t>
        </w:r>
      </w:ins>
    </w:p>
    <w:p w14:paraId="56A93671" w14:textId="77777777" w:rsidR="00F325A9" w:rsidRPr="00F325A9" w:rsidRDefault="00F325A9">
      <w:pPr>
        <w:pStyle w:val="ListParagraph"/>
        <w:rPr>
          <w:ins w:id="564" w:author="Basso, Marta" w:date="2025-01-02T10:35:00Z" w16du:dateUtc="2025-01-02T18:35:00Z"/>
          <w:rFonts w:cstheme="minorHAnsi"/>
        </w:rPr>
        <w:pPrChange w:id="565" w:author="Basso, Marta" w:date="2025-01-02T10:35:00Z" w16du:dateUtc="2025-01-02T18:35:00Z">
          <w:pPr>
            <w:pStyle w:val="ListParagraph"/>
            <w:numPr>
              <w:numId w:val="39"/>
            </w:numPr>
            <w:spacing w:line="256" w:lineRule="auto"/>
            <w:ind w:hanging="360"/>
          </w:pPr>
        </w:pPrChange>
      </w:pPr>
    </w:p>
    <w:p w14:paraId="61FA33FC" w14:textId="75498C7C" w:rsidR="00F325A9" w:rsidRDefault="00F325A9" w:rsidP="007853F2">
      <w:pPr>
        <w:pStyle w:val="ListParagraph"/>
        <w:numPr>
          <w:ilvl w:val="0"/>
          <w:numId w:val="39"/>
        </w:numPr>
        <w:spacing w:line="256" w:lineRule="auto"/>
        <w:rPr>
          <w:ins w:id="566" w:author="Basso, Marta" w:date="2025-01-09T10:46:00Z" w16du:dateUtc="2025-01-09T18:46:00Z"/>
          <w:rFonts w:cstheme="minorHAnsi"/>
        </w:rPr>
      </w:pPr>
      <w:ins w:id="567" w:author="Basso, Marta" w:date="2025-01-02T10:36:00Z" w16du:dateUtc="2025-01-02T18:36:00Z">
        <w:r>
          <w:rPr>
            <w:rFonts w:cstheme="minorHAnsi"/>
          </w:rPr>
          <w:t>Record the</w:t>
        </w:r>
      </w:ins>
      <w:ins w:id="568" w:author="Basso, Marta" w:date="2025-01-09T10:07:00Z" w16du:dateUtc="2025-01-09T18:07:00Z">
        <w:r w:rsidR="00F27A5F">
          <w:rPr>
            <w:rFonts w:cstheme="minorHAnsi"/>
          </w:rPr>
          <w:t xml:space="preserve"> number of bottles and the</w:t>
        </w:r>
      </w:ins>
      <w:ins w:id="569" w:author="Basso, Marta" w:date="2025-01-02T10:36:00Z" w16du:dateUtc="2025-01-02T18:36:00Z">
        <w:r>
          <w:rPr>
            <w:rFonts w:cstheme="minorHAnsi"/>
          </w:rPr>
          <w:t xml:space="preserve"> </w:t>
        </w:r>
        <w:commentRangeStart w:id="570"/>
        <w:r>
          <w:rPr>
            <w:rFonts w:cstheme="minorHAnsi"/>
          </w:rPr>
          <w:t>bottle number</w:t>
        </w:r>
      </w:ins>
      <w:ins w:id="571" w:author="Basso, Marta" w:date="2025-01-09T10:07:00Z" w16du:dateUtc="2025-01-09T18:07:00Z">
        <w:r w:rsidR="00F27A5F">
          <w:rPr>
            <w:rFonts w:cstheme="minorHAnsi"/>
          </w:rPr>
          <w:t>s in the field form</w:t>
        </w:r>
      </w:ins>
      <w:ins w:id="572" w:author="Basso, Marta" w:date="2025-01-02T10:36:00Z" w16du:dateUtc="2025-01-02T18:36:00Z">
        <w:r>
          <w:rPr>
            <w:rFonts w:cstheme="minorHAnsi"/>
          </w:rPr>
          <w:t xml:space="preserve"> </w:t>
        </w:r>
      </w:ins>
      <w:commentRangeEnd w:id="570"/>
      <w:r w:rsidR="00C67DC0">
        <w:rPr>
          <w:rStyle w:val="CommentReference"/>
        </w:rPr>
        <w:commentReference w:id="570"/>
      </w:r>
      <w:ins w:id="573" w:author="Basso, Marta" w:date="2025-01-02T10:36:00Z" w16du:dateUtc="2025-01-02T18:36:00Z">
        <w:r>
          <w:rPr>
            <w:rFonts w:cstheme="minorHAnsi"/>
          </w:rPr>
          <w:t xml:space="preserve">and place the bottles in the </w:t>
        </w:r>
        <w:commentRangeStart w:id="574"/>
        <w:commentRangeStart w:id="575"/>
        <w:r>
          <w:rPr>
            <w:rFonts w:cstheme="minorHAnsi"/>
          </w:rPr>
          <w:t>cooler</w:t>
        </w:r>
      </w:ins>
      <w:commentRangeEnd w:id="574"/>
      <w:r w:rsidR="00C67DC0">
        <w:rPr>
          <w:rStyle w:val="CommentReference"/>
        </w:rPr>
        <w:commentReference w:id="574"/>
      </w:r>
      <w:commentRangeEnd w:id="575"/>
      <w:r w:rsidR="00F27A5F">
        <w:rPr>
          <w:rStyle w:val="CommentReference"/>
        </w:rPr>
        <w:commentReference w:id="575"/>
      </w:r>
      <w:ins w:id="576" w:author="Basso, Marta" w:date="2025-01-02T10:36:00Z" w16du:dateUtc="2025-01-02T18:36:00Z">
        <w:r>
          <w:rPr>
            <w:rFonts w:cstheme="minorHAnsi"/>
          </w:rPr>
          <w:t>.</w:t>
        </w:r>
      </w:ins>
    </w:p>
    <w:bookmarkEnd w:id="504"/>
    <w:p w14:paraId="5EAC0DAA" w14:textId="77777777" w:rsidR="00F75CC5" w:rsidRPr="00F75CC5" w:rsidRDefault="00F75CC5">
      <w:pPr>
        <w:pStyle w:val="ListParagraph"/>
        <w:rPr>
          <w:ins w:id="577" w:author="Basso, Marta" w:date="2025-01-09T10:46:00Z" w16du:dateUtc="2025-01-09T18:46:00Z"/>
          <w:rFonts w:cstheme="minorHAnsi"/>
        </w:rPr>
        <w:pPrChange w:id="578" w:author="Basso, Marta" w:date="2025-01-09T10:46:00Z" w16du:dateUtc="2025-01-09T18:46:00Z">
          <w:pPr>
            <w:pStyle w:val="ListParagraph"/>
            <w:numPr>
              <w:numId w:val="39"/>
            </w:numPr>
            <w:spacing w:line="256" w:lineRule="auto"/>
            <w:ind w:hanging="360"/>
          </w:pPr>
        </w:pPrChange>
      </w:pPr>
    </w:p>
    <w:p w14:paraId="35963640" w14:textId="0AE8C135" w:rsidR="00F75CC5" w:rsidRDefault="00F75CC5" w:rsidP="007853F2">
      <w:pPr>
        <w:pStyle w:val="ListParagraph"/>
        <w:numPr>
          <w:ilvl w:val="0"/>
          <w:numId w:val="39"/>
        </w:numPr>
        <w:spacing w:line="256" w:lineRule="auto"/>
        <w:rPr>
          <w:ins w:id="579" w:author="Basso, Marta" w:date="2025-01-09T10:45:00Z" w16du:dateUtc="2025-01-09T18:45:00Z"/>
          <w:rFonts w:cstheme="minorHAnsi"/>
        </w:rPr>
      </w:pPr>
      <w:ins w:id="580" w:author="Basso, Marta" w:date="2025-01-09T10:46:00Z" w16du:dateUtc="2025-01-09T18:46:00Z">
        <w:r>
          <w:rPr>
            <w:rFonts w:cstheme="minorHAnsi"/>
          </w:rPr>
          <w:t xml:space="preserve">Battery case: carefully empty any water present in the case. </w:t>
        </w:r>
      </w:ins>
    </w:p>
    <w:p w14:paraId="3DAA0C77" w14:textId="77777777" w:rsidR="00F75CC5" w:rsidRPr="00F75CC5" w:rsidRDefault="00F75CC5">
      <w:pPr>
        <w:pStyle w:val="ListParagraph"/>
        <w:rPr>
          <w:ins w:id="581" w:author="Basso, Marta" w:date="2025-01-09T10:45:00Z" w16du:dateUtc="2025-01-09T18:45:00Z"/>
          <w:rFonts w:cstheme="minorHAnsi"/>
        </w:rPr>
        <w:pPrChange w:id="582" w:author="Basso, Marta" w:date="2025-01-09T10:45:00Z" w16du:dateUtc="2025-01-09T18:45:00Z">
          <w:pPr>
            <w:pStyle w:val="ListParagraph"/>
            <w:numPr>
              <w:numId w:val="39"/>
            </w:numPr>
            <w:spacing w:line="256" w:lineRule="auto"/>
            <w:ind w:hanging="360"/>
          </w:pPr>
        </w:pPrChange>
      </w:pPr>
    </w:p>
    <w:p w14:paraId="2B74DF5F" w14:textId="0A591DA0" w:rsidR="00F75CC5" w:rsidRPr="00F75CC5" w:rsidRDefault="00F75CC5" w:rsidP="00F75CC5">
      <w:pPr>
        <w:pStyle w:val="ListParagraph"/>
        <w:numPr>
          <w:ilvl w:val="0"/>
          <w:numId w:val="39"/>
        </w:numPr>
        <w:spacing w:line="256" w:lineRule="auto"/>
        <w:rPr>
          <w:ins w:id="583" w:author="Basso, Marta" w:date="2025-01-02T10:03:00Z" w16du:dateUtc="2025-01-02T18:03:00Z"/>
          <w:rFonts w:cstheme="minorHAnsi"/>
        </w:rPr>
      </w:pPr>
      <w:ins w:id="584" w:author="Basso, Marta" w:date="2025-01-09T10:46:00Z" w16du:dateUtc="2025-01-09T18:46:00Z">
        <w:r w:rsidRPr="00045D1A">
          <w:rPr>
            <w:rFonts w:cs="Times New Roman"/>
          </w:rPr>
          <w:t>Battery voltage: Open up the ISCO battery housing. Use the voltmeter to check the voltage of the ISCO battery and record. We will consider change out the battery if the voltage starts to read ~12.15 volts.</w:t>
        </w:r>
      </w:ins>
    </w:p>
    <w:p w14:paraId="77426C21" w14:textId="4F2F3EAD" w:rsidR="007853F2" w:rsidDel="00F325A9" w:rsidRDefault="007853F2" w:rsidP="00045D1A">
      <w:pPr>
        <w:rPr>
          <w:del w:id="585" w:author="Basso, Marta" w:date="2025-01-02T10:03:00Z" w16du:dateUtc="2025-01-02T18:03:00Z"/>
          <w:rFonts w:cstheme="minorHAnsi"/>
        </w:rPr>
      </w:pPr>
    </w:p>
    <w:p w14:paraId="4ED0D361" w14:textId="25E0F9F0" w:rsidR="00082A2C" w:rsidRPr="00045D1A" w:rsidDel="00F325A9" w:rsidRDefault="00082A2C" w:rsidP="00045D1A">
      <w:pPr>
        <w:spacing w:line="256" w:lineRule="auto"/>
        <w:rPr>
          <w:del w:id="586" w:author="Basso, Marta" w:date="2025-01-02T10:38:00Z" w16du:dateUtc="2025-01-02T18:38:00Z"/>
          <w:rFonts w:cstheme="minorHAnsi"/>
        </w:rPr>
      </w:pPr>
    </w:p>
    <w:p w14:paraId="60EFEB19" w14:textId="13BF04A4" w:rsidR="003854D0" w:rsidRPr="00082A2C" w:rsidDel="00F325A9" w:rsidRDefault="003854D0" w:rsidP="00082A2C">
      <w:pPr>
        <w:pStyle w:val="Heading4"/>
        <w:rPr>
          <w:del w:id="587" w:author="Basso, Marta" w:date="2025-01-02T10:38:00Z" w16du:dateUtc="2025-01-02T18:38:00Z"/>
          <w:rFonts w:cs="Times New Roman"/>
        </w:rPr>
      </w:pPr>
      <w:del w:id="588" w:author="Basso, Marta" w:date="2025-01-02T10:38:00Z" w16du:dateUtc="2025-01-02T18:38:00Z">
        <w:r w:rsidRPr="00B061A8" w:rsidDel="00F325A9">
          <w:lastRenderedPageBreak/>
          <w:delText>Checking the Configur</w:delText>
        </w:r>
        <w:r w:rsidDel="00F325A9">
          <w:delText>ation</w:delText>
        </w:r>
        <w:r w:rsidRPr="00B061A8" w:rsidDel="00F325A9">
          <w:delText xml:space="preserve"> Option Settings </w:delText>
        </w:r>
      </w:del>
    </w:p>
    <w:p w14:paraId="7B29CD6F" w14:textId="2221C300" w:rsidR="003854D0" w:rsidRPr="00D24364" w:rsidDel="00F325A9" w:rsidRDefault="003854D0" w:rsidP="003854D0">
      <w:pPr>
        <w:pStyle w:val="ListParagraph"/>
        <w:spacing w:before="60" w:after="60" w:line="240" w:lineRule="auto"/>
        <w:ind w:left="990"/>
        <w:rPr>
          <w:del w:id="589" w:author="Basso, Marta" w:date="2025-01-02T10:38:00Z" w16du:dateUtc="2025-01-02T18:38:00Z"/>
          <w:rFonts w:cs="Times New Roman"/>
          <w:b/>
          <w:bCs/>
        </w:rPr>
      </w:pPr>
    </w:p>
    <w:p w14:paraId="0DBB18D5" w14:textId="08039948" w:rsidR="003854D0" w:rsidRPr="00D24364" w:rsidDel="00F325A9" w:rsidRDefault="003854D0" w:rsidP="003854D0">
      <w:pPr>
        <w:pStyle w:val="ListParagraph"/>
        <w:numPr>
          <w:ilvl w:val="0"/>
          <w:numId w:val="20"/>
        </w:numPr>
        <w:spacing w:before="60" w:after="60" w:line="240" w:lineRule="auto"/>
        <w:rPr>
          <w:del w:id="590" w:author="Basso, Marta" w:date="2025-01-02T10:38:00Z" w16du:dateUtc="2025-01-02T18:38:00Z"/>
          <w:rFonts w:cs="Times New Roman"/>
        </w:rPr>
      </w:pPr>
      <w:del w:id="591" w:author="Basso, Marta" w:date="2025-01-02T10:38:00Z" w16du:dateUtc="2025-01-02T18:38:00Z">
        <w:r w:rsidRPr="00D24364" w:rsidDel="00F325A9">
          <w:rPr>
            <w:rFonts w:cs="Times New Roman"/>
          </w:rPr>
          <w:delText>Turn the ISCO on or deactivate standby mode by pressing ENTER/PROGRAM.</w:delText>
        </w:r>
      </w:del>
    </w:p>
    <w:p w14:paraId="5DB46072" w14:textId="0D1C085F" w:rsidR="003854D0" w:rsidRPr="00D24364" w:rsidDel="00F325A9" w:rsidRDefault="003854D0" w:rsidP="003854D0">
      <w:pPr>
        <w:pStyle w:val="ListParagraph"/>
        <w:spacing w:before="60" w:after="60" w:line="240" w:lineRule="auto"/>
        <w:rPr>
          <w:del w:id="592" w:author="Basso, Marta" w:date="2025-01-02T10:38:00Z" w16du:dateUtc="2025-01-02T18:38:00Z"/>
          <w:rFonts w:cs="Times New Roman"/>
        </w:rPr>
      </w:pPr>
    </w:p>
    <w:p w14:paraId="6BE4D0AD" w14:textId="67D01D0C" w:rsidR="003854D0" w:rsidRPr="00D24364" w:rsidDel="00F325A9" w:rsidRDefault="003854D0" w:rsidP="003854D0">
      <w:pPr>
        <w:pStyle w:val="ListParagraph"/>
        <w:numPr>
          <w:ilvl w:val="0"/>
          <w:numId w:val="20"/>
        </w:numPr>
        <w:spacing w:before="60" w:after="60" w:line="240" w:lineRule="auto"/>
        <w:rPr>
          <w:del w:id="593" w:author="Basso, Marta" w:date="2025-01-02T10:38:00Z" w16du:dateUtc="2025-01-02T18:38:00Z"/>
          <w:rFonts w:cs="Times New Roman"/>
        </w:rPr>
      </w:pPr>
      <w:del w:id="594" w:author="Basso, Marta" w:date="2025-01-02T10:38:00Z" w16du:dateUtc="2025-01-02T18:38:00Z">
        <w:r w:rsidRPr="00D24364" w:rsidDel="00F325A9">
          <w:rPr>
            <w:rFonts w:cs="Times New Roman"/>
          </w:rPr>
          <w:delText>After pressing ENTER/PROGRAM, select the “CONFIGURE” option by pressing the RIGHT ARROW key once. When “CONFIGURE” blinks, accept the selection by pressing the ENTER/PROGRAM key.</w:delText>
        </w:r>
      </w:del>
    </w:p>
    <w:p w14:paraId="44265FD4" w14:textId="35F73CFC" w:rsidR="003854D0" w:rsidRPr="00D24364" w:rsidDel="00F325A9" w:rsidRDefault="003854D0" w:rsidP="003854D0">
      <w:pPr>
        <w:pStyle w:val="ListParagraph"/>
        <w:spacing w:before="60" w:after="60" w:line="240" w:lineRule="auto"/>
        <w:rPr>
          <w:del w:id="595" w:author="Basso, Marta" w:date="2025-01-02T10:38:00Z" w16du:dateUtc="2025-01-02T18:38:00Z"/>
          <w:rFonts w:cs="Times New Roman"/>
        </w:rPr>
      </w:pPr>
    </w:p>
    <w:p w14:paraId="0F371FE9" w14:textId="67B930A5" w:rsidR="003854D0" w:rsidRPr="00D24364" w:rsidDel="00F325A9" w:rsidRDefault="003854D0" w:rsidP="003854D0">
      <w:pPr>
        <w:pStyle w:val="ListParagraph"/>
        <w:rPr>
          <w:del w:id="596" w:author="Basso, Marta" w:date="2025-01-02T10:38:00Z" w16du:dateUtc="2025-01-02T18:38:00Z"/>
          <w:rFonts w:cs="Times New Roman"/>
        </w:rPr>
      </w:pPr>
      <w:del w:id="597" w:author="Basso, Marta" w:date="2025-01-02T10:38:00Z" w16du:dateUtc="2025-01-02T18:38:00Z">
        <w:r w:rsidRPr="00D24364" w:rsidDel="00F325A9">
          <w:rPr>
            <w:noProof/>
          </w:rPr>
          <w:drawing>
            <wp:inline distT="0" distB="0" distL="0" distR="0" wp14:anchorId="694E7E4A" wp14:editId="034FBA8C">
              <wp:extent cx="3505200" cy="790575"/>
              <wp:effectExtent l="0" t="0" r="0" b="9525"/>
              <wp:docPr id="274029929" name="Picture 274029929"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92730" name="Picture 587192730" descr="A white sign with black and blue letters&#10;&#10;Description automatically generated"/>
                      <pic:cNvPicPr/>
                    </pic:nvPicPr>
                    <pic:blipFill>
                      <a:blip r:embed="rId12"/>
                      <a:stretch>
                        <a:fillRect/>
                      </a:stretch>
                    </pic:blipFill>
                    <pic:spPr>
                      <a:xfrm>
                        <a:off x="0" y="0"/>
                        <a:ext cx="3505200" cy="790575"/>
                      </a:xfrm>
                      <a:prstGeom prst="rect">
                        <a:avLst/>
                      </a:prstGeom>
                    </pic:spPr>
                  </pic:pic>
                </a:graphicData>
              </a:graphic>
            </wp:inline>
          </w:drawing>
        </w:r>
      </w:del>
    </w:p>
    <w:p w14:paraId="50CFE398" w14:textId="468C1384" w:rsidR="003854D0" w:rsidRPr="00D24364" w:rsidDel="00F325A9" w:rsidRDefault="003854D0" w:rsidP="003854D0">
      <w:pPr>
        <w:pStyle w:val="ListParagraph"/>
        <w:rPr>
          <w:del w:id="598" w:author="Basso, Marta" w:date="2025-01-02T10:38:00Z" w16du:dateUtc="2025-01-02T18:38:00Z"/>
          <w:rFonts w:cs="Times New Roman"/>
        </w:rPr>
      </w:pPr>
    </w:p>
    <w:p w14:paraId="525B0FAA" w14:textId="3D953784" w:rsidR="003854D0" w:rsidRPr="00D24364" w:rsidDel="00F325A9" w:rsidRDefault="003854D0" w:rsidP="003854D0">
      <w:pPr>
        <w:pStyle w:val="ListParagraph"/>
        <w:numPr>
          <w:ilvl w:val="0"/>
          <w:numId w:val="20"/>
        </w:numPr>
        <w:spacing w:before="60" w:after="60" w:line="240" w:lineRule="auto"/>
        <w:rPr>
          <w:del w:id="599" w:author="Basso, Marta" w:date="2025-01-02T10:38:00Z" w16du:dateUtc="2025-01-02T18:38:00Z"/>
          <w:rFonts w:cs="Times New Roman"/>
        </w:rPr>
      </w:pPr>
      <w:del w:id="600" w:author="Basso, Marta" w:date="2025-01-02T10:38:00Z" w16du:dateUtc="2025-01-02T18:38:00Z">
        <w:r w:rsidRPr="00D24364" w:rsidDel="00F325A9">
          <w:rPr>
            <w:rFonts w:cs="Times New Roman"/>
          </w:rPr>
          <w:delText>The first option is to set the clock. Press the ENTER/PROGRAM key to access the set clock input display. Use this display to reset the time. Five entries are required. The LEFT ARROW and RIGHT ARROW keys can be used to move back and forth between each of the five entries. Use the arrow keys until the entry you want to change blinks. Type in the new time or date; press the ENTER/PROGRAM key to accept it. Press the RIGHT ARROW or ENTER/PROGRAM key on the last entry to store the values and advance to the next display</w:delText>
        </w:r>
      </w:del>
    </w:p>
    <w:p w14:paraId="0A74D79C" w14:textId="207F8737" w:rsidR="003854D0" w:rsidRPr="00D24364" w:rsidDel="00F325A9" w:rsidRDefault="003854D0" w:rsidP="003854D0">
      <w:pPr>
        <w:pStyle w:val="ListParagraph"/>
        <w:spacing w:before="60" w:after="60" w:line="240" w:lineRule="auto"/>
        <w:rPr>
          <w:del w:id="601" w:author="Basso, Marta" w:date="2025-01-02T10:38:00Z" w16du:dateUtc="2025-01-02T18:38:00Z"/>
          <w:rFonts w:cs="Times New Roman"/>
          <w:b/>
        </w:rPr>
      </w:pPr>
    </w:p>
    <w:p w14:paraId="3F802FE6" w14:textId="5493EBE2" w:rsidR="003854D0" w:rsidRPr="00D24364" w:rsidDel="00F325A9" w:rsidRDefault="003854D0" w:rsidP="003854D0">
      <w:pPr>
        <w:pStyle w:val="ListParagraph"/>
        <w:spacing w:before="60" w:after="60" w:line="240" w:lineRule="auto"/>
        <w:rPr>
          <w:del w:id="602" w:author="Basso, Marta" w:date="2025-01-02T10:38:00Z" w16du:dateUtc="2025-01-02T18:38:00Z"/>
          <w:rFonts w:cs="Times New Roman"/>
          <w:b/>
        </w:rPr>
      </w:pPr>
      <w:del w:id="603" w:author="Basso, Marta" w:date="2025-01-02T10:38:00Z" w16du:dateUtc="2025-01-02T18:38:00Z">
        <w:r w:rsidRPr="00D24364" w:rsidDel="00F325A9">
          <w:rPr>
            <w:noProof/>
          </w:rPr>
          <w:drawing>
            <wp:inline distT="0" distB="0" distL="0" distR="0" wp14:anchorId="24B44249" wp14:editId="325FB18E">
              <wp:extent cx="3400425" cy="771525"/>
              <wp:effectExtent l="0" t="0" r="9525" b="9525"/>
              <wp:docPr id="1261261010" name="Picture 1261261010"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sign with black and blue letters&#10;&#10;Description automatically generated"/>
                      <pic:cNvPicPr/>
                    </pic:nvPicPr>
                    <pic:blipFill>
                      <a:blip r:embed="rId13"/>
                      <a:stretch>
                        <a:fillRect/>
                      </a:stretch>
                    </pic:blipFill>
                    <pic:spPr>
                      <a:xfrm>
                        <a:off x="0" y="0"/>
                        <a:ext cx="3400425" cy="771525"/>
                      </a:xfrm>
                      <a:prstGeom prst="rect">
                        <a:avLst/>
                      </a:prstGeom>
                    </pic:spPr>
                  </pic:pic>
                </a:graphicData>
              </a:graphic>
            </wp:inline>
          </w:drawing>
        </w:r>
      </w:del>
    </w:p>
    <w:p w14:paraId="33BA552F" w14:textId="6E932954" w:rsidR="003854D0" w:rsidRPr="00D24364" w:rsidDel="00F325A9" w:rsidRDefault="003854D0" w:rsidP="003854D0">
      <w:pPr>
        <w:pStyle w:val="ListParagraph"/>
        <w:spacing w:before="60" w:after="60" w:line="240" w:lineRule="auto"/>
        <w:rPr>
          <w:del w:id="604" w:author="Basso, Marta" w:date="2025-01-02T10:38:00Z" w16du:dateUtc="2025-01-02T18:38:00Z"/>
          <w:rFonts w:cs="Times New Roman"/>
          <w:b/>
        </w:rPr>
      </w:pPr>
      <w:del w:id="605" w:author="Basso, Marta" w:date="2025-01-02T10:38:00Z" w16du:dateUtc="2025-01-02T18:38:00Z">
        <w:r w:rsidRPr="00D24364" w:rsidDel="00F325A9">
          <w:rPr>
            <w:noProof/>
          </w:rPr>
          <w:drawing>
            <wp:inline distT="0" distB="0" distL="0" distR="0" wp14:anchorId="1C2B668F" wp14:editId="480A4AD9">
              <wp:extent cx="3362325" cy="742950"/>
              <wp:effectExtent l="0" t="0" r="9525" b="0"/>
              <wp:docPr id="1666269454" name="Picture 1666269454" descr="A white rectangular object with black and blue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9154" name="Picture 159109154" descr="A white rectangular object with black and blue dots&#10;&#10;Description automatically generated with medium confidence"/>
                      <pic:cNvPicPr/>
                    </pic:nvPicPr>
                    <pic:blipFill>
                      <a:blip r:embed="rId14"/>
                      <a:stretch>
                        <a:fillRect/>
                      </a:stretch>
                    </pic:blipFill>
                    <pic:spPr>
                      <a:xfrm>
                        <a:off x="0" y="0"/>
                        <a:ext cx="3362325" cy="742950"/>
                      </a:xfrm>
                      <a:prstGeom prst="rect">
                        <a:avLst/>
                      </a:prstGeom>
                    </pic:spPr>
                  </pic:pic>
                </a:graphicData>
              </a:graphic>
            </wp:inline>
          </w:drawing>
        </w:r>
      </w:del>
    </w:p>
    <w:p w14:paraId="0E62C29F" w14:textId="1EA56252" w:rsidR="003854D0" w:rsidRPr="00D24364" w:rsidDel="00F325A9" w:rsidRDefault="003854D0" w:rsidP="003854D0">
      <w:pPr>
        <w:spacing w:before="60" w:after="60" w:line="240" w:lineRule="auto"/>
        <w:rPr>
          <w:del w:id="606" w:author="Basso, Marta" w:date="2025-01-02T10:38:00Z" w16du:dateUtc="2025-01-02T18:38:00Z"/>
          <w:rFonts w:cs="Times New Roman"/>
        </w:rPr>
      </w:pPr>
    </w:p>
    <w:p w14:paraId="7DD0F95E" w14:textId="2C960296" w:rsidR="003854D0" w:rsidRPr="00D24364" w:rsidDel="00F325A9" w:rsidRDefault="003854D0" w:rsidP="003854D0">
      <w:pPr>
        <w:pStyle w:val="ListParagraph"/>
        <w:numPr>
          <w:ilvl w:val="0"/>
          <w:numId w:val="20"/>
        </w:numPr>
        <w:spacing w:before="60" w:after="60" w:line="240" w:lineRule="auto"/>
        <w:rPr>
          <w:del w:id="607" w:author="Basso, Marta" w:date="2025-01-02T10:38:00Z" w16du:dateUtc="2025-01-02T18:38:00Z"/>
          <w:rFonts w:cs="Times New Roman"/>
        </w:rPr>
      </w:pPr>
      <w:del w:id="608" w:author="Basso, Marta" w:date="2025-01-02T10:38:00Z" w16du:dateUtc="2025-01-02T18:38:00Z">
        <w:r w:rsidRPr="00D24364" w:rsidDel="00F325A9">
          <w:rPr>
            <w:rFonts w:cs="Times New Roman"/>
          </w:rPr>
          <w:delText>Under the BOTTLES AND SIZES menu, verify that the settings reflect the bottles being placed into the sampler. Press ENTER/PROGRAM to proceed after this step is completed. For our protocol</w:delText>
        </w:r>
      </w:del>
      <w:ins w:id="609" w:author="Bogaart, Manon" w:date="2024-12-17T16:10:00Z" w16du:dateUtc="2024-12-18T00:10:00Z">
        <w:del w:id="610" w:author="Basso, Marta" w:date="2025-01-02T10:38:00Z" w16du:dateUtc="2025-01-02T18:38:00Z">
          <w:r w:rsidR="009E650E" w:rsidDel="00F325A9">
            <w:rPr>
              <w:rFonts w:cs="Times New Roman"/>
            </w:rPr>
            <w:delText>,</w:delText>
          </w:r>
        </w:del>
      </w:ins>
      <w:del w:id="611" w:author="Basso, Marta" w:date="2025-01-02T10:38:00Z" w16du:dateUtc="2025-01-02T18:38:00Z">
        <w:r w:rsidRPr="00D24364" w:rsidDel="00F325A9">
          <w:rPr>
            <w:rFonts w:cs="Times New Roman"/>
          </w:rPr>
          <w:delText xml:space="preserve"> the bottles are plastic and 1000mL.</w:delText>
        </w:r>
      </w:del>
    </w:p>
    <w:p w14:paraId="54FB8069" w14:textId="11EE11EE" w:rsidR="003854D0" w:rsidRPr="00D24364" w:rsidDel="00F325A9" w:rsidRDefault="003854D0" w:rsidP="003854D0">
      <w:pPr>
        <w:pStyle w:val="ListParagraph"/>
        <w:spacing w:before="60" w:after="60" w:line="240" w:lineRule="auto"/>
        <w:rPr>
          <w:del w:id="612" w:author="Basso, Marta" w:date="2025-01-02T10:38:00Z" w16du:dateUtc="2025-01-02T18:38:00Z"/>
          <w:rFonts w:cs="Times New Roman"/>
        </w:rPr>
      </w:pPr>
    </w:p>
    <w:p w14:paraId="4F7A2053" w14:textId="1D7E9B19" w:rsidR="003854D0" w:rsidRPr="00D24364" w:rsidDel="00F325A9" w:rsidRDefault="003854D0" w:rsidP="003854D0">
      <w:pPr>
        <w:pStyle w:val="ListParagraph"/>
        <w:spacing w:before="60" w:after="60" w:line="240" w:lineRule="auto"/>
        <w:rPr>
          <w:del w:id="613" w:author="Basso, Marta" w:date="2025-01-02T10:38:00Z" w16du:dateUtc="2025-01-02T18:38:00Z"/>
          <w:rFonts w:cs="Times New Roman"/>
        </w:rPr>
      </w:pPr>
      <w:del w:id="614" w:author="Basso, Marta" w:date="2025-01-02T10:38:00Z" w16du:dateUtc="2025-01-02T18:38:00Z">
        <w:r w:rsidRPr="00D24364" w:rsidDel="00F325A9">
          <w:rPr>
            <w:noProof/>
          </w:rPr>
          <w:drawing>
            <wp:inline distT="0" distB="0" distL="0" distR="0" wp14:anchorId="4DE64AF0" wp14:editId="16D5A671">
              <wp:extent cx="3352800" cy="714375"/>
              <wp:effectExtent l="0" t="0" r="0" b="9525"/>
              <wp:docPr id="1757006073" name="Picture 1757006073"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sign with black and blue letters&#10;&#10;Description automatically generated"/>
                      <pic:cNvPicPr/>
                    </pic:nvPicPr>
                    <pic:blipFill>
                      <a:blip r:embed="rId15"/>
                      <a:stretch>
                        <a:fillRect/>
                      </a:stretch>
                    </pic:blipFill>
                    <pic:spPr>
                      <a:xfrm>
                        <a:off x="0" y="0"/>
                        <a:ext cx="3352800" cy="714375"/>
                      </a:xfrm>
                      <a:prstGeom prst="rect">
                        <a:avLst/>
                      </a:prstGeom>
                    </pic:spPr>
                  </pic:pic>
                </a:graphicData>
              </a:graphic>
            </wp:inline>
          </w:drawing>
        </w:r>
      </w:del>
    </w:p>
    <w:p w14:paraId="1B36E460" w14:textId="1D10D62A" w:rsidR="003854D0" w:rsidRPr="00D24364" w:rsidDel="00F325A9" w:rsidRDefault="003854D0" w:rsidP="003854D0">
      <w:pPr>
        <w:pStyle w:val="ListParagraph"/>
        <w:spacing w:before="60" w:after="60" w:line="240" w:lineRule="auto"/>
        <w:rPr>
          <w:del w:id="615" w:author="Basso, Marta" w:date="2025-01-02T10:38:00Z" w16du:dateUtc="2025-01-02T18:38:00Z"/>
          <w:rFonts w:cs="Times New Roman"/>
        </w:rPr>
      </w:pPr>
    </w:p>
    <w:p w14:paraId="23E3F0A6" w14:textId="3137D916" w:rsidR="003854D0" w:rsidRPr="00D24364" w:rsidDel="00F325A9" w:rsidRDefault="003854D0" w:rsidP="003854D0">
      <w:pPr>
        <w:pStyle w:val="ListParagraph"/>
        <w:numPr>
          <w:ilvl w:val="0"/>
          <w:numId w:val="20"/>
        </w:numPr>
        <w:spacing w:before="60" w:after="60" w:line="240" w:lineRule="auto"/>
        <w:rPr>
          <w:del w:id="616" w:author="Basso, Marta" w:date="2025-01-02T10:38:00Z" w16du:dateUtc="2025-01-02T18:38:00Z"/>
          <w:rFonts w:cs="Times New Roman"/>
        </w:rPr>
      </w:pPr>
      <w:del w:id="617" w:author="Basso, Marta" w:date="2025-01-02T10:38:00Z" w16du:dateUtc="2025-01-02T18:38:00Z">
        <w:r w:rsidRPr="00D24364" w:rsidDel="00F325A9">
          <w:rPr>
            <w:rFonts w:cs="Times New Roman"/>
          </w:rPr>
          <w:delText>Under the next menu select the “PORTABLE” option and press ENTER/PROGRAM.</w:delText>
        </w:r>
      </w:del>
    </w:p>
    <w:p w14:paraId="7A93C580" w14:textId="3861F0FE" w:rsidR="003854D0" w:rsidRPr="00D24364" w:rsidDel="00F325A9" w:rsidRDefault="003854D0" w:rsidP="003854D0">
      <w:pPr>
        <w:pStyle w:val="ListParagraph"/>
        <w:spacing w:before="60" w:after="60" w:line="240" w:lineRule="auto"/>
        <w:rPr>
          <w:del w:id="618" w:author="Basso, Marta" w:date="2025-01-02T10:38:00Z" w16du:dateUtc="2025-01-02T18:38:00Z"/>
          <w:rFonts w:cs="Times New Roman"/>
        </w:rPr>
      </w:pPr>
      <w:del w:id="619" w:author="Basso, Marta" w:date="2025-01-02T10:38:00Z" w16du:dateUtc="2025-01-02T18:38:00Z">
        <w:r w:rsidRPr="00D24364" w:rsidDel="00F325A9">
          <w:rPr>
            <w:noProof/>
          </w:rPr>
          <w:drawing>
            <wp:inline distT="0" distB="0" distL="0" distR="0" wp14:anchorId="1D5EFAF2" wp14:editId="5FCDCABD">
              <wp:extent cx="3371850" cy="742950"/>
              <wp:effectExtent l="0" t="0" r="0" b="0"/>
              <wp:docPr id="1290097619" name="Picture 1290097619"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white sign with black text&#10;&#10;Description automatically generated"/>
                      <pic:cNvPicPr/>
                    </pic:nvPicPr>
                    <pic:blipFill>
                      <a:blip r:embed="rId16"/>
                      <a:stretch>
                        <a:fillRect/>
                      </a:stretch>
                    </pic:blipFill>
                    <pic:spPr>
                      <a:xfrm>
                        <a:off x="0" y="0"/>
                        <a:ext cx="3371850" cy="742950"/>
                      </a:xfrm>
                      <a:prstGeom prst="rect">
                        <a:avLst/>
                      </a:prstGeom>
                    </pic:spPr>
                  </pic:pic>
                </a:graphicData>
              </a:graphic>
            </wp:inline>
          </w:drawing>
        </w:r>
      </w:del>
    </w:p>
    <w:p w14:paraId="120CBE5B" w14:textId="206701C3" w:rsidR="003854D0" w:rsidRPr="00D24364" w:rsidDel="00F325A9" w:rsidRDefault="003854D0" w:rsidP="003854D0">
      <w:pPr>
        <w:pStyle w:val="ListParagraph"/>
        <w:spacing w:before="60" w:after="60" w:line="240" w:lineRule="auto"/>
        <w:rPr>
          <w:del w:id="620" w:author="Basso, Marta" w:date="2025-01-02T10:38:00Z" w16du:dateUtc="2025-01-02T18:38:00Z"/>
          <w:rFonts w:cs="Times New Roman"/>
        </w:rPr>
      </w:pPr>
    </w:p>
    <w:p w14:paraId="0DEF7078" w14:textId="724E082D" w:rsidR="003854D0" w:rsidRPr="00D24364" w:rsidDel="00F325A9" w:rsidRDefault="003854D0" w:rsidP="003854D0">
      <w:pPr>
        <w:pStyle w:val="ListParagraph"/>
        <w:numPr>
          <w:ilvl w:val="0"/>
          <w:numId w:val="20"/>
        </w:numPr>
        <w:spacing w:before="60" w:after="60" w:line="240" w:lineRule="auto"/>
        <w:rPr>
          <w:del w:id="621" w:author="Basso, Marta" w:date="2025-01-02T10:38:00Z" w16du:dateUtc="2025-01-02T18:38:00Z"/>
          <w:rFonts w:cs="Times New Roman"/>
        </w:rPr>
      </w:pPr>
      <w:del w:id="622" w:author="Basso, Marta" w:date="2025-01-02T10:38:00Z" w16du:dateUtc="2025-01-02T18:38:00Z">
        <w:r w:rsidRPr="00D24364" w:rsidDel="00F325A9">
          <w:rPr>
            <w:rFonts w:cs="Times New Roman"/>
          </w:rPr>
          <w:lastRenderedPageBreak/>
          <w:delText>Under the next menu select the number of bottles in the base (for our purposes this will always be 24). Press ENTER/PROGRAM to proceed after this step is completed.</w:delText>
        </w:r>
      </w:del>
    </w:p>
    <w:p w14:paraId="35BA630B" w14:textId="3F5A0CFB" w:rsidR="003854D0" w:rsidRPr="00D24364" w:rsidDel="00F325A9" w:rsidRDefault="003854D0" w:rsidP="003854D0">
      <w:pPr>
        <w:pStyle w:val="ListParagraph"/>
        <w:spacing w:before="60" w:after="60" w:line="240" w:lineRule="auto"/>
        <w:rPr>
          <w:del w:id="623" w:author="Basso, Marta" w:date="2025-01-02T10:38:00Z" w16du:dateUtc="2025-01-02T18:38:00Z"/>
          <w:rFonts w:cs="Times New Roman"/>
        </w:rPr>
      </w:pPr>
      <w:del w:id="624" w:author="Basso, Marta" w:date="2025-01-02T10:38:00Z" w16du:dateUtc="2025-01-02T18:38:00Z">
        <w:r w:rsidRPr="00D24364" w:rsidDel="00F325A9">
          <w:rPr>
            <w:noProof/>
          </w:rPr>
          <w:drawing>
            <wp:inline distT="0" distB="0" distL="0" distR="0" wp14:anchorId="74E790AB" wp14:editId="72A5F26B">
              <wp:extent cx="3352800" cy="771525"/>
              <wp:effectExtent l="0" t="0" r="0" b="9525"/>
              <wp:docPr id="192842789" name="Picture 192842789"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sign with black and blue text&#10;&#10;Description automatically generated"/>
                      <pic:cNvPicPr/>
                    </pic:nvPicPr>
                    <pic:blipFill>
                      <a:blip r:embed="rId17"/>
                      <a:stretch>
                        <a:fillRect/>
                      </a:stretch>
                    </pic:blipFill>
                    <pic:spPr>
                      <a:xfrm>
                        <a:off x="0" y="0"/>
                        <a:ext cx="3352800" cy="771525"/>
                      </a:xfrm>
                      <a:prstGeom prst="rect">
                        <a:avLst/>
                      </a:prstGeom>
                    </pic:spPr>
                  </pic:pic>
                </a:graphicData>
              </a:graphic>
            </wp:inline>
          </w:drawing>
        </w:r>
      </w:del>
    </w:p>
    <w:p w14:paraId="4A76605B" w14:textId="7CB0C3BC" w:rsidR="003854D0" w:rsidRPr="00D24364" w:rsidDel="00F325A9" w:rsidRDefault="003854D0" w:rsidP="003854D0">
      <w:pPr>
        <w:spacing w:before="60" w:after="60" w:line="240" w:lineRule="auto"/>
        <w:rPr>
          <w:del w:id="625" w:author="Basso, Marta" w:date="2025-01-02T10:38:00Z" w16du:dateUtc="2025-01-02T18:38:00Z"/>
          <w:rFonts w:cs="Times New Roman"/>
        </w:rPr>
      </w:pPr>
    </w:p>
    <w:p w14:paraId="3A5B6836" w14:textId="53BE1AD8" w:rsidR="003854D0" w:rsidRPr="00D24364" w:rsidDel="00F325A9" w:rsidRDefault="003854D0" w:rsidP="003854D0">
      <w:pPr>
        <w:pStyle w:val="ListParagraph"/>
        <w:numPr>
          <w:ilvl w:val="0"/>
          <w:numId w:val="20"/>
        </w:numPr>
        <w:spacing w:before="60" w:after="60" w:line="240" w:lineRule="auto"/>
        <w:rPr>
          <w:del w:id="626" w:author="Basso, Marta" w:date="2025-01-02T10:38:00Z" w16du:dateUtc="2025-01-02T18:38:00Z"/>
          <w:rFonts w:cs="Times New Roman"/>
        </w:rPr>
      </w:pPr>
      <w:del w:id="627" w:author="Basso, Marta" w:date="2025-01-02T10:38:00Z" w16du:dateUtc="2025-01-02T18:38:00Z">
        <w:r w:rsidRPr="00D24364" w:rsidDel="00F325A9">
          <w:rPr>
            <w:rFonts w:cs="Times New Roman"/>
          </w:rPr>
          <w:delText xml:space="preserve">Under the next option, input the bottle volume (for </w:delText>
        </w:r>
      </w:del>
      <w:ins w:id="628" w:author="Murshed, Humyra Bente" w:date="2024-12-19T12:31:00Z" w16du:dateUtc="2024-12-19T20:31:00Z">
        <w:del w:id="629" w:author="Basso, Marta" w:date="2025-01-02T10:38:00Z" w16du:dateUtc="2025-01-02T18:38:00Z">
          <w:r w:rsidR="00893347" w:rsidDel="00F325A9">
            <w:rPr>
              <w:rFonts w:cs="Times New Roman"/>
            </w:rPr>
            <w:delText>our</w:delText>
          </w:r>
        </w:del>
      </w:ins>
      <w:del w:id="630" w:author="Basso, Marta" w:date="2025-01-02T10:38:00Z" w16du:dateUtc="2025-01-02T18:38:00Z">
        <w:r w:rsidRPr="00D24364" w:rsidDel="00F325A9">
          <w:rPr>
            <w:rFonts w:cs="Times New Roman"/>
          </w:rPr>
          <w:delText xml:space="preserve">our purposes this should always be </w:delText>
        </w:r>
        <w:r w:rsidDel="00F325A9">
          <w:rPr>
            <w:rFonts w:cs="Times New Roman"/>
          </w:rPr>
          <w:delText>1000</w:delText>
        </w:r>
        <w:r w:rsidRPr="00D24364" w:rsidDel="00F325A9">
          <w:rPr>
            <w:rFonts w:cs="Times New Roman"/>
          </w:rPr>
          <w:delText xml:space="preserve"> ml). Press ENTER/PROGRAM to proceed.</w:delText>
        </w:r>
      </w:del>
    </w:p>
    <w:p w14:paraId="5FB9C1B2" w14:textId="4CC9C0BA" w:rsidR="003854D0" w:rsidRPr="00D24364" w:rsidDel="00F325A9" w:rsidRDefault="003854D0" w:rsidP="003854D0">
      <w:pPr>
        <w:pStyle w:val="ListParagraph"/>
        <w:spacing w:before="60" w:after="60" w:line="240" w:lineRule="auto"/>
        <w:rPr>
          <w:del w:id="631" w:author="Basso, Marta" w:date="2025-01-02T10:38:00Z" w16du:dateUtc="2025-01-02T18:38:00Z"/>
          <w:rFonts w:cs="Times New Roman"/>
        </w:rPr>
      </w:pPr>
      <w:del w:id="632" w:author="Basso, Marta" w:date="2025-01-02T10:38:00Z" w16du:dateUtc="2025-01-02T18:38:00Z">
        <w:r w:rsidRPr="00D24364" w:rsidDel="00F325A9">
          <w:rPr>
            <w:noProof/>
          </w:rPr>
          <w:drawing>
            <wp:inline distT="0" distB="0" distL="0" distR="0" wp14:anchorId="6351EE47" wp14:editId="592EF9ED">
              <wp:extent cx="3371850" cy="714375"/>
              <wp:effectExtent l="0" t="0" r="0" b="9525"/>
              <wp:docPr id="1292717467" name="Picture 1292717467"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sign with black and blue text&#10;&#10;Description automatically generated"/>
                      <pic:cNvPicPr/>
                    </pic:nvPicPr>
                    <pic:blipFill>
                      <a:blip r:embed="rId18"/>
                      <a:stretch>
                        <a:fillRect/>
                      </a:stretch>
                    </pic:blipFill>
                    <pic:spPr>
                      <a:xfrm>
                        <a:off x="0" y="0"/>
                        <a:ext cx="3371850" cy="714375"/>
                      </a:xfrm>
                      <a:prstGeom prst="rect">
                        <a:avLst/>
                      </a:prstGeom>
                    </pic:spPr>
                  </pic:pic>
                </a:graphicData>
              </a:graphic>
            </wp:inline>
          </w:drawing>
        </w:r>
      </w:del>
    </w:p>
    <w:p w14:paraId="7448C0F2" w14:textId="72F38FBC" w:rsidR="003854D0" w:rsidRPr="00D24364" w:rsidDel="00F325A9" w:rsidRDefault="003854D0" w:rsidP="003854D0">
      <w:pPr>
        <w:pStyle w:val="ListParagraph"/>
        <w:rPr>
          <w:del w:id="633" w:author="Basso, Marta" w:date="2025-01-02T10:38:00Z" w16du:dateUtc="2025-01-02T18:38:00Z"/>
          <w:rFonts w:cs="Times New Roman"/>
        </w:rPr>
      </w:pPr>
    </w:p>
    <w:p w14:paraId="261F0AB6" w14:textId="2028FF14" w:rsidR="003854D0" w:rsidRPr="00D24364" w:rsidDel="00F325A9" w:rsidRDefault="003854D0" w:rsidP="003854D0">
      <w:pPr>
        <w:pStyle w:val="ListParagraph"/>
        <w:numPr>
          <w:ilvl w:val="0"/>
          <w:numId w:val="20"/>
        </w:numPr>
        <w:spacing w:before="60" w:after="60" w:line="240" w:lineRule="auto"/>
        <w:rPr>
          <w:del w:id="634" w:author="Basso, Marta" w:date="2025-01-02T10:38:00Z" w16du:dateUtc="2025-01-02T18:38:00Z"/>
          <w:rFonts w:cs="Times New Roman"/>
        </w:rPr>
      </w:pPr>
      <w:del w:id="635" w:author="Basso, Marta" w:date="2025-01-02T10:38:00Z" w16du:dateUtc="2025-01-02T18:38:00Z">
        <w:r w:rsidRPr="00D24364" w:rsidDel="00F325A9">
          <w:rPr>
            <w:rFonts w:cs="Times New Roman"/>
          </w:rPr>
          <w:delText>Press ENTER/PROGRAM to display the “SUCTION LINE” options.</w:delText>
        </w:r>
      </w:del>
    </w:p>
    <w:p w14:paraId="0FEAB945" w14:textId="703F3736" w:rsidR="003854D0" w:rsidRPr="00D24364" w:rsidDel="00F325A9" w:rsidRDefault="003854D0" w:rsidP="003854D0">
      <w:pPr>
        <w:pStyle w:val="ListParagraph"/>
        <w:spacing w:before="60" w:after="60" w:line="240" w:lineRule="auto"/>
        <w:rPr>
          <w:del w:id="636" w:author="Basso, Marta" w:date="2025-01-02T10:38:00Z" w16du:dateUtc="2025-01-02T18:38:00Z"/>
          <w:rFonts w:cs="Times New Roman"/>
        </w:rPr>
      </w:pPr>
      <w:del w:id="637" w:author="Basso, Marta" w:date="2025-01-02T10:38:00Z" w16du:dateUtc="2025-01-02T18:38:00Z">
        <w:r w:rsidRPr="00D24364" w:rsidDel="00F325A9">
          <w:rPr>
            <w:noProof/>
          </w:rPr>
          <w:drawing>
            <wp:inline distT="0" distB="0" distL="0" distR="0" wp14:anchorId="7A36D4A8" wp14:editId="24892FE3">
              <wp:extent cx="3371850" cy="742950"/>
              <wp:effectExtent l="0" t="0" r="0" b="0"/>
              <wp:docPr id="1588602819" name="Picture 1588602819"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sign with black text&#10;&#10;Description automatically generated"/>
                      <pic:cNvPicPr/>
                    </pic:nvPicPr>
                    <pic:blipFill>
                      <a:blip r:embed="rId19"/>
                      <a:stretch>
                        <a:fillRect/>
                      </a:stretch>
                    </pic:blipFill>
                    <pic:spPr>
                      <a:xfrm>
                        <a:off x="0" y="0"/>
                        <a:ext cx="3371850" cy="742950"/>
                      </a:xfrm>
                      <a:prstGeom prst="rect">
                        <a:avLst/>
                      </a:prstGeom>
                    </pic:spPr>
                  </pic:pic>
                </a:graphicData>
              </a:graphic>
            </wp:inline>
          </w:drawing>
        </w:r>
      </w:del>
    </w:p>
    <w:p w14:paraId="3AD234AE" w14:textId="4435FA9E" w:rsidR="003854D0" w:rsidRPr="00D24364" w:rsidDel="00F325A9" w:rsidRDefault="003854D0" w:rsidP="003854D0">
      <w:pPr>
        <w:pStyle w:val="ListParagraph"/>
        <w:rPr>
          <w:del w:id="638" w:author="Basso, Marta" w:date="2025-01-02T10:38:00Z" w16du:dateUtc="2025-01-02T18:38:00Z"/>
          <w:rFonts w:cs="Times New Roman"/>
        </w:rPr>
      </w:pPr>
    </w:p>
    <w:p w14:paraId="2D3BBBEC" w14:textId="5204C312" w:rsidR="003854D0" w:rsidRPr="00D24364" w:rsidDel="00F325A9" w:rsidRDefault="003854D0" w:rsidP="003854D0">
      <w:pPr>
        <w:pStyle w:val="ListParagraph"/>
        <w:numPr>
          <w:ilvl w:val="0"/>
          <w:numId w:val="20"/>
        </w:numPr>
        <w:spacing w:before="60" w:after="60" w:line="240" w:lineRule="auto"/>
        <w:rPr>
          <w:del w:id="639" w:author="Basso, Marta" w:date="2025-01-02T10:38:00Z" w16du:dateUtc="2025-01-02T18:38:00Z"/>
          <w:rFonts w:cs="Times New Roman"/>
        </w:rPr>
      </w:pPr>
      <w:del w:id="640" w:author="Basso, Marta" w:date="2025-01-02T10:38:00Z" w16du:dateUtc="2025-01-02T18:38:00Z">
        <w:r w:rsidRPr="00D24364" w:rsidDel="00F325A9">
          <w:rPr>
            <w:rFonts w:cs="Times New Roman"/>
          </w:rPr>
          <w:delText>Press ENTER/PROGRAM to select the correct suction line diameter (this will be 3/8 inch).</w:delText>
        </w:r>
      </w:del>
    </w:p>
    <w:p w14:paraId="67A515DD" w14:textId="7867589E" w:rsidR="003854D0" w:rsidRPr="00D24364" w:rsidDel="00F325A9" w:rsidRDefault="003854D0" w:rsidP="003854D0">
      <w:pPr>
        <w:pStyle w:val="ListParagraph"/>
        <w:rPr>
          <w:del w:id="641" w:author="Basso, Marta" w:date="2025-01-02T10:38:00Z" w16du:dateUtc="2025-01-02T18:38:00Z"/>
          <w:rFonts w:cs="Times New Roman"/>
        </w:rPr>
      </w:pPr>
      <w:del w:id="642" w:author="Basso, Marta" w:date="2025-01-02T10:38:00Z" w16du:dateUtc="2025-01-02T18:38:00Z">
        <w:r w:rsidRPr="00D24364" w:rsidDel="00F325A9">
          <w:rPr>
            <w:noProof/>
          </w:rPr>
          <w:drawing>
            <wp:inline distT="0" distB="0" distL="0" distR="0" wp14:anchorId="3DFEDEDF" wp14:editId="75B8EED2">
              <wp:extent cx="3362325" cy="714375"/>
              <wp:effectExtent l="0" t="0" r="9525" b="9525"/>
              <wp:docPr id="1440096707" name="Picture 1440096707"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white sign with black and blue text&#10;&#10;Description automatically generated"/>
                      <pic:cNvPicPr/>
                    </pic:nvPicPr>
                    <pic:blipFill>
                      <a:blip r:embed="rId20"/>
                      <a:stretch>
                        <a:fillRect/>
                      </a:stretch>
                    </pic:blipFill>
                    <pic:spPr>
                      <a:xfrm>
                        <a:off x="0" y="0"/>
                        <a:ext cx="3362325" cy="714375"/>
                      </a:xfrm>
                      <a:prstGeom prst="rect">
                        <a:avLst/>
                      </a:prstGeom>
                    </pic:spPr>
                  </pic:pic>
                </a:graphicData>
              </a:graphic>
            </wp:inline>
          </w:drawing>
        </w:r>
      </w:del>
    </w:p>
    <w:p w14:paraId="4344A3EA" w14:textId="2FBF998A" w:rsidR="003854D0" w:rsidRPr="00D24364" w:rsidDel="00F325A9" w:rsidRDefault="003854D0" w:rsidP="003854D0">
      <w:pPr>
        <w:pStyle w:val="ListParagraph"/>
        <w:rPr>
          <w:del w:id="643" w:author="Basso, Marta" w:date="2025-01-02T10:38:00Z" w16du:dateUtc="2025-01-02T18:38:00Z"/>
          <w:rFonts w:cs="Times New Roman"/>
        </w:rPr>
      </w:pPr>
    </w:p>
    <w:p w14:paraId="3B511FAD" w14:textId="031CA56D" w:rsidR="003854D0" w:rsidDel="00F325A9" w:rsidRDefault="003854D0" w:rsidP="003854D0">
      <w:pPr>
        <w:pStyle w:val="ListParagraph"/>
        <w:numPr>
          <w:ilvl w:val="0"/>
          <w:numId w:val="20"/>
        </w:numPr>
        <w:spacing w:before="60" w:after="60" w:line="240" w:lineRule="auto"/>
        <w:rPr>
          <w:ins w:id="644" w:author="Murshed, Humyra Bente" w:date="2024-12-19T12:43:00Z" w16du:dateUtc="2024-12-19T20:43:00Z"/>
          <w:del w:id="645" w:author="Basso, Marta" w:date="2025-01-02T10:38:00Z" w16du:dateUtc="2025-01-02T18:38:00Z"/>
          <w:rFonts w:cs="Times New Roman"/>
        </w:rPr>
      </w:pPr>
      <w:del w:id="646" w:author="Basso, Marta" w:date="2025-01-02T10:38:00Z" w16du:dateUtc="2025-01-02T18:38:00Z">
        <w:r w:rsidRPr="00D24364" w:rsidDel="00F325A9">
          <w:rPr>
            <w:rFonts w:cs="Times New Roman"/>
          </w:rPr>
          <w:delText>For suction line material select the “</w:delText>
        </w:r>
      </w:del>
      <w:del w:id="647" w:author="Basso, Marta" w:date="2024-11-15T09:13:00Z" w16du:dateUtc="2024-11-15T17:13:00Z">
        <w:r w:rsidRPr="00D24364" w:rsidDel="002F528C">
          <w:rPr>
            <w:rFonts w:cs="Times New Roman"/>
          </w:rPr>
          <w:delText>VINYL</w:delText>
        </w:r>
      </w:del>
      <w:del w:id="648" w:author="Basso, Marta" w:date="2025-01-02T10:38:00Z" w16du:dateUtc="2025-01-02T18:38:00Z">
        <w:r w:rsidRPr="00D24364" w:rsidDel="00F325A9">
          <w:rPr>
            <w:rFonts w:cs="Times New Roman"/>
          </w:rPr>
          <w:delText>” option and press ENTER/PROGRAM.</w:delText>
        </w:r>
      </w:del>
    </w:p>
    <w:p w14:paraId="5EB0320D" w14:textId="345C1A1F" w:rsidR="00BE0E99" w:rsidRPr="00D24364" w:rsidDel="00F325A9" w:rsidRDefault="00BE0E99">
      <w:pPr>
        <w:pStyle w:val="ListParagraph"/>
        <w:spacing w:before="60" w:after="60" w:line="240" w:lineRule="auto"/>
        <w:rPr>
          <w:del w:id="649" w:author="Basso, Marta" w:date="2025-01-02T10:38:00Z" w16du:dateUtc="2025-01-02T18:38:00Z"/>
          <w:rFonts w:cs="Times New Roman"/>
        </w:rPr>
        <w:pPrChange w:id="650" w:author="Murshed, Humyra Bente" w:date="2024-12-19T12:43:00Z" w16du:dateUtc="2024-12-19T20:43:00Z">
          <w:pPr>
            <w:pStyle w:val="ListParagraph"/>
            <w:numPr>
              <w:numId w:val="20"/>
            </w:numPr>
            <w:spacing w:before="60" w:after="60" w:line="240" w:lineRule="auto"/>
            <w:ind w:hanging="360"/>
          </w:pPr>
        </w:pPrChange>
      </w:pPr>
      <w:ins w:id="651" w:author="Murshed, Humyra Bente" w:date="2024-12-19T12:43:00Z" w16du:dateUtc="2024-12-19T20:43:00Z">
        <w:del w:id="652" w:author="Basso, Marta" w:date="2025-01-02T10:38:00Z" w16du:dateUtc="2025-01-02T18:38:00Z">
          <w:r w:rsidDel="00F325A9">
            <w:rPr>
              <w:noProof/>
            </w:rPr>
            <w:drawing>
              <wp:inline distT="0" distB="0" distL="0" distR="0" wp14:anchorId="3956CC56" wp14:editId="6A717A14">
                <wp:extent cx="3315694" cy="777473"/>
                <wp:effectExtent l="0" t="0" r="0" b="3810"/>
                <wp:docPr id="1740277138"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77138" name="Picture 1" descr="A white rectangular sign with black text&#10;&#10;Description automatically generated"/>
                        <pic:cNvPicPr/>
                      </pic:nvPicPr>
                      <pic:blipFill>
                        <a:blip r:embed="rId21"/>
                        <a:stretch>
                          <a:fillRect/>
                        </a:stretch>
                      </pic:blipFill>
                      <pic:spPr>
                        <a:xfrm>
                          <a:off x="0" y="0"/>
                          <a:ext cx="3337613" cy="782613"/>
                        </a:xfrm>
                        <a:prstGeom prst="rect">
                          <a:avLst/>
                        </a:prstGeom>
                      </pic:spPr>
                    </pic:pic>
                  </a:graphicData>
                </a:graphic>
              </wp:inline>
            </w:drawing>
          </w:r>
        </w:del>
      </w:ins>
    </w:p>
    <w:p w14:paraId="3238F741" w14:textId="4426C34F" w:rsidR="003854D0" w:rsidRPr="00D24364" w:rsidDel="00F325A9" w:rsidRDefault="003854D0" w:rsidP="003854D0">
      <w:pPr>
        <w:pStyle w:val="ListParagraph"/>
        <w:rPr>
          <w:del w:id="653" w:author="Basso, Marta" w:date="2025-01-02T10:38:00Z" w16du:dateUtc="2025-01-02T18:38:00Z"/>
          <w:rFonts w:cs="Times New Roman"/>
        </w:rPr>
      </w:pPr>
      <w:del w:id="654" w:author="Basso, Marta" w:date="2025-01-02T10:38:00Z" w16du:dateUtc="2025-01-02T18:38:00Z">
        <w:r w:rsidRPr="00D24364" w:rsidDel="00F325A9">
          <w:rPr>
            <w:noProof/>
          </w:rPr>
          <w:drawing>
            <wp:inline distT="0" distB="0" distL="0" distR="0" wp14:anchorId="52AED803" wp14:editId="386C23DB">
              <wp:extent cx="3362325" cy="752475"/>
              <wp:effectExtent l="0" t="0" r="9525" b="9525"/>
              <wp:docPr id="787775123" name="Picture 787775123"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white sign with black and blue letters&#10;&#10;Description automatically generated"/>
                      <pic:cNvPicPr/>
                    </pic:nvPicPr>
                    <pic:blipFill>
                      <a:blip r:embed="rId22"/>
                      <a:stretch>
                        <a:fillRect/>
                      </a:stretch>
                    </pic:blipFill>
                    <pic:spPr>
                      <a:xfrm>
                        <a:off x="0" y="0"/>
                        <a:ext cx="3362325" cy="752475"/>
                      </a:xfrm>
                      <a:prstGeom prst="rect">
                        <a:avLst/>
                      </a:prstGeom>
                    </pic:spPr>
                  </pic:pic>
                </a:graphicData>
              </a:graphic>
            </wp:inline>
          </w:drawing>
        </w:r>
      </w:del>
    </w:p>
    <w:p w14:paraId="67CDA574" w14:textId="1E1F8811" w:rsidR="00BE0E99" w:rsidRPr="00BE0E99" w:rsidDel="00F325A9" w:rsidRDefault="00BE0E99">
      <w:pPr>
        <w:pStyle w:val="ListParagraph"/>
        <w:rPr>
          <w:del w:id="655" w:author="Basso, Marta" w:date="2025-01-02T10:38:00Z" w16du:dateUtc="2025-01-02T18:38:00Z"/>
        </w:rPr>
        <w:pPrChange w:id="656" w:author="Murshed, Humyra Bente" w:date="2024-12-19T12:44:00Z" w16du:dateUtc="2024-12-19T20:44:00Z">
          <w:pPr>
            <w:pStyle w:val="ListParagraph"/>
            <w:spacing w:before="60" w:after="60" w:line="240" w:lineRule="auto"/>
          </w:pPr>
        </w:pPrChange>
      </w:pPr>
    </w:p>
    <w:p w14:paraId="136A56F6" w14:textId="5482E2B7" w:rsidR="003854D0" w:rsidRPr="00D24364" w:rsidDel="00F325A9" w:rsidRDefault="003854D0" w:rsidP="003854D0">
      <w:pPr>
        <w:pStyle w:val="ListParagraph"/>
        <w:numPr>
          <w:ilvl w:val="0"/>
          <w:numId w:val="20"/>
        </w:numPr>
        <w:spacing w:before="60" w:after="60" w:line="240" w:lineRule="auto"/>
        <w:rPr>
          <w:del w:id="657" w:author="Basso, Marta" w:date="2025-01-02T10:38:00Z" w16du:dateUtc="2025-01-02T18:38:00Z"/>
          <w:rFonts w:cs="Times New Roman"/>
        </w:rPr>
      </w:pPr>
      <w:del w:id="658" w:author="Basso, Marta" w:date="2025-01-02T10:38:00Z" w16du:dateUtc="2025-01-02T18:38:00Z">
        <w:r w:rsidRPr="00D24364" w:rsidDel="00F325A9">
          <w:rPr>
            <w:rFonts w:cs="Times New Roman"/>
          </w:rPr>
          <w:delText>Under line length, input the correct length of the tubing in feet. This should be recorded when the sampler is installed. Press ENTER/PROGRAM to proceed.</w:delText>
        </w:r>
      </w:del>
    </w:p>
    <w:p w14:paraId="7196DA28" w14:textId="79BFBADF" w:rsidR="003854D0" w:rsidRPr="00D24364" w:rsidDel="00F325A9" w:rsidRDefault="003854D0" w:rsidP="003854D0">
      <w:pPr>
        <w:pStyle w:val="ListParagraph"/>
        <w:spacing w:before="60" w:after="60" w:line="240" w:lineRule="auto"/>
        <w:rPr>
          <w:del w:id="659" w:author="Basso, Marta" w:date="2025-01-02T10:38:00Z" w16du:dateUtc="2025-01-02T18:38:00Z"/>
          <w:rFonts w:cs="Times New Roman"/>
          <w:b/>
        </w:rPr>
      </w:pPr>
      <w:del w:id="660" w:author="Basso, Marta" w:date="2025-01-02T10:38:00Z" w16du:dateUtc="2025-01-02T18:38:00Z">
        <w:r w:rsidRPr="00D24364" w:rsidDel="00F325A9">
          <w:rPr>
            <w:noProof/>
          </w:rPr>
          <w:drawing>
            <wp:inline distT="0" distB="0" distL="0" distR="0" wp14:anchorId="12C19C7A" wp14:editId="289CC120">
              <wp:extent cx="3371850" cy="762000"/>
              <wp:effectExtent l="0" t="0" r="0" b="0"/>
              <wp:docPr id="2035835663" name="Picture 2035835663" descr="A white sign with black lett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sign with black letters and a white background&#10;&#10;Description automatically generated"/>
                      <pic:cNvPicPr/>
                    </pic:nvPicPr>
                    <pic:blipFill>
                      <a:blip r:embed="rId23"/>
                      <a:stretch>
                        <a:fillRect/>
                      </a:stretch>
                    </pic:blipFill>
                    <pic:spPr>
                      <a:xfrm>
                        <a:off x="0" y="0"/>
                        <a:ext cx="3371850" cy="762000"/>
                      </a:xfrm>
                      <a:prstGeom prst="rect">
                        <a:avLst/>
                      </a:prstGeom>
                    </pic:spPr>
                  </pic:pic>
                </a:graphicData>
              </a:graphic>
            </wp:inline>
          </w:drawing>
        </w:r>
      </w:del>
    </w:p>
    <w:p w14:paraId="433C129D" w14:textId="4B70EA55" w:rsidR="003854D0" w:rsidRPr="00D24364" w:rsidDel="00F325A9" w:rsidRDefault="003854D0" w:rsidP="003854D0">
      <w:pPr>
        <w:pStyle w:val="ListParagraph"/>
        <w:spacing w:before="60" w:after="60" w:line="240" w:lineRule="auto"/>
        <w:rPr>
          <w:del w:id="661" w:author="Basso, Marta" w:date="2025-01-02T10:38:00Z" w16du:dateUtc="2025-01-02T18:38:00Z"/>
          <w:rFonts w:cs="Times New Roman"/>
          <w:b/>
        </w:rPr>
      </w:pPr>
    </w:p>
    <w:p w14:paraId="72A2E208" w14:textId="6E389B7A" w:rsidR="003854D0" w:rsidRPr="00D24364" w:rsidDel="00F325A9" w:rsidRDefault="003854D0" w:rsidP="003854D0">
      <w:pPr>
        <w:pStyle w:val="ListParagraph"/>
        <w:numPr>
          <w:ilvl w:val="0"/>
          <w:numId w:val="20"/>
        </w:numPr>
        <w:spacing w:before="60" w:after="60" w:line="240" w:lineRule="auto"/>
        <w:rPr>
          <w:del w:id="662" w:author="Basso, Marta" w:date="2025-01-02T10:38:00Z" w16du:dateUtc="2025-01-02T18:38:00Z"/>
          <w:rFonts w:cs="Times New Roman"/>
        </w:rPr>
      </w:pPr>
      <w:del w:id="663" w:author="Basso, Marta" w:date="2025-01-02T10:38:00Z" w16du:dateUtc="2025-01-02T18:38:00Z">
        <w:r w:rsidRPr="00D24364" w:rsidDel="00F325A9">
          <w:rPr>
            <w:rFonts w:cs="Times New Roman"/>
          </w:rPr>
          <w:delText xml:space="preserve">Press ENTER/PROGRAM to access the liquid detector input. </w:delText>
        </w:r>
      </w:del>
    </w:p>
    <w:p w14:paraId="6DC6344E" w14:textId="6DCBC3A7" w:rsidR="003854D0" w:rsidRPr="00D24364" w:rsidDel="00F325A9" w:rsidRDefault="003854D0" w:rsidP="003854D0">
      <w:pPr>
        <w:pStyle w:val="ListParagraph"/>
        <w:rPr>
          <w:del w:id="664" w:author="Basso, Marta" w:date="2025-01-02T10:38:00Z" w16du:dateUtc="2025-01-02T18:38:00Z"/>
          <w:rFonts w:cs="Times New Roman"/>
        </w:rPr>
      </w:pPr>
      <w:del w:id="665" w:author="Basso, Marta" w:date="2025-01-02T10:38:00Z" w16du:dateUtc="2025-01-02T18:38:00Z">
        <w:r w:rsidRPr="00D24364" w:rsidDel="00F325A9">
          <w:rPr>
            <w:noProof/>
          </w:rPr>
          <w:lastRenderedPageBreak/>
          <w:drawing>
            <wp:inline distT="0" distB="0" distL="0" distR="0" wp14:anchorId="20A9A312" wp14:editId="26E1B717">
              <wp:extent cx="3352800" cy="685800"/>
              <wp:effectExtent l="0" t="0" r="0" b="0"/>
              <wp:docPr id="1018300167" name="Picture 1018300167" descr="A white background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white background with black and blue letters&#10;&#10;Description automatically generated"/>
                      <pic:cNvPicPr/>
                    </pic:nvPicPr>
                    <pic:blipFill>
                      <a:blip r:embed="rId24"/>
                      <a:stretch>
                        <a:fillRect/>
                      </a:stretch>
                    </pic:blipFill>
                    <pic:spPr>
                      <a:xfrm>
                        <a:off x="0" y="0"/>
                        <a:ext cx="3352800" cy="685800"/>
                      </a:xfrm>
                      <a:prstGeom prst="rect">
                        <a:avLst/>
                      </a:prstGeom>
                    </pic:spPr>
                  </pic:pic>
                </a:graphicData>
              </a:graphic>
            </wp:inline>
          </w:drawing>
        </w:r>
      </w:del>
    </w:p>
    <w:p w14:paraId="67D187A6" w14:textId="19F8C4A4" w:rsidR="003854D0" w:rsidRPr="00D24364" w:rsidDel="00F325A9" w:rsidRDefault="003854D0" w:rsidP="003854D0">
      <w:pPr>
        <w:pStyle w:val="ListParagraph"/>
        <w:rPr>
          <w:del w:id="666" w:author="Basso, Marta" w:date="2025-01-02T10:38:00Z" w16du:dateUtc="2025-01-02T18:38:00Z"/>
          <w:rFonts w:cs="Times New Roman"/>
        </w:rPr>
      </w:pPr>
      <w:del w:id="667" w:author="Basso, Marta" w:date="2025-01-02T10:38:00Z" w16du:dateUtc="2025-01-02T18:38:00Z">
        <w:r w:rsidRPr="00D24364" w:rsidDel="00F325A9">
          <w:rPr>
            <w:noProof/>
          </w:rPr>
          <w:drawing>
            <wp:inline distT="0" distB="0" distL="0" distR="0" wp14:anchorId="3C39C71F" wp14:editId="0F98BAF8">
              <wp:extent cx="3343275" cy="771525"/>
              <wp:effectExtent l="0" t="0" r="9525" b="9525"/>
              <wp:docPr id="785033668" name="Picture 785033668"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white sign with black and blue text&#10;&#10;Description automatically generated"/>
                      <pic:cNvPicPr/>
                    </pic:nvPicPr>
                    <pic:blipFill>
                      <a:blip r:embed="rId25"/>
                      <a:stretch>
                        <a:fillRect/>
                      </a:stretch>
                    </pic:blipFill>
                    <pic:spPr>
                      <a:xfrm>
                        <a:off x="0" y="0"/>
                        <a:ext cx="3343275" cy="771525"/>
                      </a:xfrm>
                      <a:prstGeom prst="rect">
                        <a:avLst/>
                      </a:prstGeom>
                    </pic:spPr>
                  </pic:pic>
                </a:graphicData>
              </a:graphic>
            </wp:inline>
          </w:drawing>
        </w:r>
      </w:del>
    </w:p>
    <w:p w14:paraId="6C4DDA1F" w14:textId="779C7DD3" w:rsidR="003854D0" w:rsidRPr="00D24364" w:rsidDel="00F325A9" w:rsidRDefault="003854D0" w:rsidP="003854D0">
      <w:pPr>
        <w:pStyle w:val="ListParagraph"/>
        <w:rPr>
          <w:del w:id="668" w:author="Basso, Marta" w:date="2025-01-02T10:38:00Z" w16du:dateUtc="2025-01-02T18:38:00Z"/>
          <w:rFonts w:cs="Times New Roman"/>
        </w:rPr>
      </w:pPr>
    </w:p>
    <w:p w14:paraId="01B5C9E8" w14:textId="58DCF1AB" w:rsidR="003854D0" w:rsidRPr="00D24364" w:rsidDel="00F325A9" w:rsidRDefault="003854D0" w:rsidP="003854D0">
      <w:pPr>
        <w:pStyle w:val="ListParagraph"/>
        <w:numPr>
          <w:ilvl w:val="0"/>
          <w:numId w:val="20"/>
        </w:numPr>
        <w:spacing w:before="60" w:after="60" w:line="240" w:lineRule="auto"/>
        <w:rPr>
          <w:del w:id="669" w:author="Basso, Marta" w:date="2025-01-02T10:38:00Z" w16du:dateUtc="2025-01-02T18:38:00Z"/>
          <w:rFonts w:cs="Times New Roman"/>
        </w:rPr>
      </w:pPr>
      <w:del w:id="670" w:author="Basso, Marta" w:date="2025-01-02T10:38:00Z" w16du:dateUtc="2025-01-02T18:38:00Z">
        <w:r w:rsidRPr="00D24364" w:rsidDel="00F325A9">
          <w:rPr>
            <w:rFonts w:cs="Times New Roman"/>
          </w:rPr>
          <w:delText xml:space="preserve">On the second screen select the desired number of rinse cycles—we have been using </w:delText>
        </w:r>
      </w:del>
      <w:del w:id="671" w:author="Basso, Marta" w:date="2024-11-15T09:14:00Z" w16du:dateUtc="2024-11-15T17:14:00Z">
        <w:r w:rsidRPr="00BE0E99" w:rsidDel="002F528C">
          <w:rPr>
            <w:rFonts w:cs="Times New Roman"/>
            <w:b/>
            <w:bCs/>
            <w:rPrChange w:id="672" w:author="Murshed, Humyra Bente" w:date="2024-12-19T12:45:00Z" w16du:dateUtc="2024-12-19T20:45:00Z">
              <w:rPr>
                <w:rFonts w:cs="Times New Roman"/>
              </w:rPr>
            </w:rPrChange>
          </w:rPr>
          <w:delText xml:space="preserve">1 or </w:delText>
        </w:r>
      </w:del>
      <w:del w:id="673" w:author="Basso, Marta" w:date="2025-01-02T10:38:00Z" w16du:dateUtc="2025-01-02T18:38:00Z">
        <w:r w:rsidRPr="00BE0E99" w:rsidDel="00F325A9">
          <w:rPr>
            <w:rFonts w:cs="Times New Roman"/>
            <w:b/>
            <w:bCs/>
            <w:rPrChange w:id="674" w:author="Murshed, Humyra Bente" w:date="2024-12-19T12:45:00Z" w16du:dateUtc="2024-12-19T20:45:00Z">
              <w:rPr>
                <w:rFonts w:cs="Times New Roman"/>
              </w:rPr>
            </w:rPrChange>
          </w:rPr>
          <w:delText>2</w:delText>
        </w:r>
        <w:r w:rsidRPr="00D24364" w:rsidDel="00F325A9">
          <w:rPr>
            <w:rFonts w:cs="Times New Roman"/>
          </w:rPr>
          <w:delText>. Press ENTER/PROGRAM key to accept the entry.</w:delText>
        </w:r>
      </w:del>
    </w:p>
    <w:p w14:paraId="360F7976" w14:textId="2F3024C8" w:rsidR="003854D0" w:rsidRPr="00D24364" w:rsidDel="00F325A9" w:rsidRDefault="003854D0" w:rsidP="003854D0">
      <w:pPr>
        <w:pStyle w:val="ListParagraph"/>
        <w:rPr>
          <w:del w:id="675" w:author="Basso, Marta" w:date="2025-01-02T10:38:00Z" w16du:dateUtc="2025-01-02T18:38:00Z"/>
          <w:rFonts w:cs="Times New Roman"/>
        </w:rPr>
      </w:pPr>
    </w:p>
    <w:p w14:paraId="0AB375D8" w14:textId="121F1383" w:rsidR="003854D0" w:rsidRPr="00D24364" w:rsidDel="00F325A9" w:rsidRDefault="003854D0" w:rsidP="003854D0">
      <w:pPr>
        <w:pStyle w:val="ListParagraph"/>
        <w:rPr>
          <w:del w:id="676" w:author="Basso, Marta" w:date="2025-01-02T10:38:00Z" w16du:dateUtc="2025-01-02T18:38:00Z"/>
          <w:rFonts w:cs="Times New Roman"/>
        </w:rPr>
      </w:pPr>
      <w:del w:id="677" w:author="Basso, Marta" w:date="2025-01-02T10:38:00Z" w16du:dateUtc="2025-01-02T18:38:00Z">
        <w:r w:rsidRPr="00D24364" w:rsidDel="00F325A9">
          <w:rPr>
            <w:noProof/>
          </w:rPr>
          <w:drawing>
            <wp:inline distT="0" distB="0" distL="0" distR="0" wp14:anchorId="7149733D" wp14:editId="29D6DF60">
              <wp:extent cx="3409950" cy="742950"/>
              <wp:effectExtent l="0" t="0" r="0" b="0"/>
              <wp:docPr id="1893918363" name="Picture 1893918363" descr="A white bo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white board with black text&#10;&#10;Description automatically generated"/>
                      <pic:cNvPicPr/>
                    </pic:nvPicPr>
                    <pic:blipFill>
                      <a:blip r:embed="rId26"/>
                      <a:stretch>
                        <a:fillRect/>
                      </a:stretch>
                    </pic:blipFill>
                    <pic:spPr>
                      <a:xfrm>
                        <a:off x="0" y="0"/>
                        <a:ext cx="3409950" cy="742950"/>
                      </a:xfrm>
                      <a:prstGeom prst="rect">
                        <a:avLst/>
                      </a:prstGeom>
                    </pic:spPr>
                  </pic:pic>
                </a:graphicData>
              </a:graphic>
            </wp:inline>
          </w:drawing>
        </w:r>
      </w:del>
    </w:p>
    <w:p w14:paraId="21BC9F03" w14:textId="4D3C53BE" w:rsidR="003854D0" w:rsidRPr="00D24364" w:rsidDel="00F325A9" w:rsidRDefault="003854D0" w:rsidP="003854D0">
      <w:pPr>
        <w:pStyle w:val="ListParagraph"/>
        <w:spacing w:before="60" w:after="60" w:line="240" w:lineRule="auto"/>
        <w:rPr>
          <w:del w:id="678" w:author="Basso, Marta" w:date="2025-01-02T10:38:00Z" w16du:dateUtc="2025-01-02T18:38:00Z"/>
          <w:rFonts w:cs="Times New Roman"/>
        </w:rPr>
      </w:pPr>
    </w:p>
    <w:p w14:paraId="5C2CEAC3" w14:textId="3BD6082E" w:rsidR="003854D0" w:rsidRPr="00D24364" w:rsidDel="00F325A9" w:rsidRDefault="003854D0" w:rsidP="003854D0">
      <w:pPr>
        <w:pStyle w:val="ListParagraph"/>
        <w:numPr>
          <w:ilvl w:val="0"/>
          <w:numId w:val="20"/>
        </w:numPr>
        <w:autoSpaceDE w:val="0"/>
        <w:autoSpaceDN w:val="0"/>
        <w:adjustRightInd w:val="0"/>
        <w:spacing w:after="0" w:line="240" w:lineRule="auto"/>
        <w:rPr>
          <w:del w:id="679" w:author="Basso, Marta" w:date="2025-01-02T10:38:00Z" w16du:dateUtc="2025-01-02T18:38:00Z"/>
          <w:rFonts w:cs="Times New Roman"/>
        </w:rPr>
      </w:pPr>
      <w:del w:id="680" w:author="Basso, Marta" w:date="2025-01-02T10:38:00Z" w16du:dateUtc="2025-01-02T18:38:00Z">
        <w:r w:rsidRPr="00D24364" w:rsidDel="00F325A9">
          <w:rPr>
            <w:rFonts w:cs="Times New Roman"/>
          </w:rPr>
          <w:delText>This display appears when you select “ENABLE” in step 12. Select “</w:delText>
        </w:r>
      </w:del>
      <w:del w:id="681" w:author="Basso, Marta" w:date="2024-11-15T09:14:00Z" w16du:dateUtc="2024-11-15T17:14:00Z">
        <w:r w:rsidRPr="00D24364" w:rsidDel="002F528C">
          <w:rPr>
            <w:rFonts w:cs="Times New Roman"/>
          </w:rPr>
          <w:delText>YES</w:delText>
        </w:r>
      </w:del>
      <w:del w:id="682" w:author="Basso, Marta" w:date="2025-01-02T10:38:00Z" w16du:dateUtc="2025-01-02T18:38:00Z">
        <w:r w:rsidRPr="00D24364" w:rsidDel="00F325A9">
          <w:rPr>
            <w:rFonts w:cs="Times New Roman"/>
          </w:rPr>
          <w:delText>”. Press the ENTER/PROGRAM key to accept the selection.</w:delText>
        </w:r>
      </w:del>
    </w:p>
    <w:p w14:paraId="42372F47" w14:textId="55FD2735" w:rsidR="003854D0" w:rsidRPr="00D24364" w:rsidDel="00F325A9" w:rsidRDefault="003854D0" w:rsidP="003854D0">
      <w:pPr>
        <w:pStyle w:val="ListParagraph"/>
        <w:autoSpaceDE w:val="0"/>
        <w:autoSpaceDN w:val="0"/>
        <w:adjustRightInd w:val="0"/>
        <w:spacing w:after="0" w:line="240" w:lineRule="auto"/>
        <w:rPr>
          <w:del w:id="683" w:author="Basso, Marta" w:date="2025-01-02T10:38:00Z" w16du:dateUtc="2025-01-02T18:38:00Z"/>
          <w:rFonts w:cs="Times New Roman"/>
        </w:rPr>
      </w:pPr>
      <w:del w:id="684" w:author="Basso, Marta" w:date="2025-01-02T10:38:00Z" w16du:dateUtc="2025-01-02T18:38:00Z">
        <w:r w:rsidRPr="00D24364" w:rsidDel="00F325A9">
          <w:rPr>
            <w:rFonts w:cs="Times New Roman"/>
            <w:noProof/>
          </w:rPr>
          <w:drawing>
            <wp:inline distT="0" distB="0" distL="0" distR="0" wp14:anchorId="3344353A" wp14:editId="5ABAB342">
              <wp:extent cx="3362325" cy="733425"/>
              <wp:effectExtent l="0" t="0" r="9525" b="9525"/>
              <wp:docPr id="524233317" name="Picture 524233317"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white sign with black text&#10;&#10;Description automatically generated"/>
                      <pic:cNvPicPr/>
                    </pic:nvPicPr>
                    <pic:blipFill>
                      <a:blip r:embed="rId27"/>
                      <a:stretch>
                        <a:fillRect/>
                      </a:stretch>
                    </pic:blipFill>
                    <pic:spPr>
                      <a:xfrm>
                        <a:off x="0" y="0"/>
                        <a:ext cx="3362325" cy="733425"/>
                      </a:xfrm>
                      <a:prstGeom prst="rect">
                        <a:avLst/>
                      </a:prstGeom>
                    </pic:spPr>
                  </pic:pic>
                </a:graphicData>
              </a:graphic>
            </wp:inline>
          </w:drawing>
        </w:r>
      </w:del>
    </w:p>
    <w:p w14:paraId="5A1D9AF9" w14:textId="6BD5EEBF" w:rsidR="003854D0" w:rsidRPr="00D24364" w:rsidDel="00F325A9" w:rsidRDefault="003854D0" w:rsidP="003854D0">
      <w:pPr>
        <w:pStyle w:val="ListParagraph"/>
        <w:autoSpaceDE w:val="0"/>
        <w:autoSpaceDN w:val="0"/>
        <w:adjustRightInd w:val="0"/>
        <w:spacing w:after="0" w:line="240" w:lineRule="auto"/>
        <w:rPr>
          <w:del w:id="685" w:author="Basso, Marta" w:date="2025-01-02T10:38:00Z" w16du:dateUtc="2025-01-02T18:38:00Z"/>
          <w:rFonts w:cs="Times New Roman"/>
        </w:rPr>
      </w:pPr>
    </w:p>
    <w:p w14:paraId="3CCF16AD" w14:textId="7854CC64" w:rsidR="003854D0" w:rsidRPr="00D24364" w:rsidDel="00F325A9" w:rsidRDefault="003854D0" w:rsidP="003854D0">
      <w:pPr>
        <w:pStyle w:val="ListParagraph"/>
        <w:numPr>
          <w:ilvl w:val="0"/>
          <w:numId w:val="20"/>
        </w:numPr>
        <w:autoSpaceDE w:val="0"/>
        <w:autoSpaceDN w:val="0"/>
        <w:adjustRightInd w:val="0"/>
        <w:spacing w:after="0" w:line="240" w:lineRule="auto"/>
        <w:rPr>
          <w:del w:id="686" w:author="Basso, Marta" w:date="2025-01-02T10:38:00Z" w16du:dateUtc="2025-01-02T18:38:00Z"/>
          <w:rFonts w:cs="Times New Roman"/>
        </w:rPr>
      </w:pPr>
      <w:del w:id="687" w:author="Basso, Marta" w:date="2025-01-02T10:38:00Z" w16du:dateUtc="2025-01-02T18:38:00Z">
        <w:r w:rsidRPr="00D24364" w:rsidDel="00F325A9">
          <w:rPr>
            <w:rFonts w:cs="Times New Roman"/>
          </w:rPr>
          <w:delText>This display appears when you select “ENABLE” in step 15. Set the number of retries to “</w:delText>
        </w:r>
      </w:del>
      <w:del w:id="688" w:author="Basso, Marta" w:date="2024-11-15T09:14:00Z" w16du:dateUtc="2024-11-15T17:14:00Z">
        <w:r w:rsidRPr="00BE0E99" w:rsidDel="002F528C">
          <w:rPr>
            <w:rFonts w:cs="Times New Roman"/>
            <w:b/>
            <w:bCs/>
            <w:rPrChange w:id="689" w:author="Murshed, Humyra Bente" w:date="2024-12-19T12:45:00Z" w16du:dateUtc="2024-12-19T20:45:00Z">
              <w:rPr>
                <w:rFonts w:cs="Times New Roman"/>
              </w:rPr>
            </w:rPrChange>
          </w:rPr>
          <w:delText>3</w:delText>
        </w:r>
      </w:del>
      <w:del w:id="690" w:author="Basso, Marta" w:date="2025-01-02T10:38:00Z" w16du:dateUtc="2025-01-02T18:38:00Z">
        <w:r w:rsidRPr="00BE0E99" w:rsidDel="00F325A9">
          <w:rPr>
            <w:rFonts w:cs="Times New Roman"/>
            <w:b/>
            <w:bCs/>
            <w:rPrChange w:id="691" w:author="Murshed, Humyra Bente" w:date="2024-12-19T12:45:00Z" w16du:dateUtc="2024-12-19T20:45:00Z">
              <w:rPr>
                <w:rFonts w:cs="Times New Roman"/>
              </w:rPr>
            </w:rPrChange>
          </w:rPr>
          <w:delText>.</w:delText>
        </w:r>
        <w:r w:rsidRPr="00D24364" w:rsidDel="00F325A9">
          <w:rPr>
            <w:rFonts w:cs="Times New Roman"/>
          </w:rPr>
          <w:delText>” Press the ENTER/PROGRAM key to accept the entry. This setting determines the number of times the sampler will try to detect the presence of liquid for each sample event.</w:delText>
        </w:r>
      </w:del>
    </w:p>
    <w:p w14:paraId="6FA5CAFA" w14:textId="77E24047" w:rsidR="003854D0" w:rsidRPr="00D24364" w:rsidDel="00F325A9" w:rsidRDefault="003854D0" w:rsidP="003854D0">
      <w:pPr>
        <w:pStyle w:val="ListParagraph"/>
        <w:spacing w:before="60" w:after="60" w:line="240" w:lineRule="auto"/>
        <w:rPr>
          <w:del w:id="692" w:author="Basso, Marta" w:date="2025-01-02T10:38:00Z" w16du:dateUtc="2025-01-02T18:38:00Z"/>
          <w:rFonts w:cs="Times New Roman"/>
        </w:rPr>
      </w:pPr>
      <w:del w:id="693" w:author="Basso, Marta" w:date="2025-01-02T10:38:00Z" w16du:dateUtc="2025-01-02T18:38:00Z">
        <w:r w:rsidRPr="00D24364" w:rsidDel="00F325A9">
          <w:rPr>
            <w:noProof/>
          </w:rPr>
          <w:drawing>
            <wp:inline distT="0" distB="0" distL="0" distR="0" wp14:anchorId="477BC5DD" wp14:editId="726295C9">
              <wp:extent cx="3305175" cy="723900"/>
              <wp:effectExtent l="0" t="0" r="9525" b="0"/>
              <wp:docPr id="1283203940" name="Picture 1283203940" descr="A white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white sign with black letters&#10;&#10;Description automatically generated"/>
                      <pic:cNvPicPr/>
                    </pic:nvPicPr>
                    <pic:blipFill>
                      <a:blip r:embed="rId28"/>
                      <a:stretch>
                        <a:fillRect/>
                      </a:stretch>
                    </pic:blipFill>
                    <pic:spPr>
                      <a:xfrm>
                        <a:off x="0" y="0"/>
                        <a:ext cx="3305175" cy="723900"/>
                      </a:xfrm>
                      <a:prstGeom prst="rect">
                        <a:avLst/>
                      </a:prstGeom>
                    </pic:spPr>
                  </pic:pic>
                </a:graphicData>
              </a:graphic>
            </wp:inline>
          </w:drawing>
        </w:r>
      </w:del>
    </w:p>
    <w:p w14:paraId="4668DABF" w14:textId="77777777" w:rsidR="003854D0" w:rsidDel="00F325A9" w:rsidRDefault="003854D0" w:rsidP="003854D0">
      <w:pPr>
        <w:spacing w:before="60" w:after="60" w:line="240" w:lineRule="auto"/>
        <w:rPr>
          <w:del w:id="694" w:author="Basso, Marta" w:date="2025-01-02T10:38:00Z" w16du:dateUtc="2025-01-02T18:38:00Z"/>
          <w:rFonts w:cs="Times New Roman"/>
        </w:rPr>
      </w:pPr>
    </w:p>
    <w:p w14:paraId="3F9CAA07" w14:textId="08979C15" w:rsidR="003854D0" w:rsidRPr="00B061A8" w:rsidDel="00F325A9" w:rsidRDefault="003854D0" w:rsidP="003854D0">
      <w:pPr>
        <w:pStyle w:val="ListParagraph"/>
        <w:spacing w:before="60" w:after="60" w:line="240" w:lineRule="auto"/>
        <w:rPr>
          <w:del w:id="695" w:author="Basso, Marta" w:date="2025-01-02T10:38:00Z" w16du:dateUtc="2025-01-02T18:38:00Z"/>
          <w:rFonts w:ascii="Times New Roman" w:hAnsi="Times New Roman" w:cs="Times New Roman"/>
          <w:sz w:val="24"/>
          <w:szCs w:val="24"/>
        </w:rPr>
      </w:pPr>
    </w:p>
    <w:p w14:paraId="7833A3CF" w14:textId="6EF66FB3" w:rsidR="003854D0" w:rsidDel="00F325A9" w:rsidRDefault="003854D0" w:rsidP="00082A2C">
      <w:pPr>
        <w:pStyle w:val="Heading4"/>
        <w:rPr>
          <w:del w:id="696" w:author="Basso, Marta" w:date="2025-01-02T10:37:00Z" w16du:dateUtc="2025-01-02T18:37:00Z"/>
        </w:rPr>
      </w:pPr>
      <w:del w:id="697" w:author="Basso, Marta" w:date="2025-01-02T10:37:00Z" w16du:dateUtc="2025-01-02T18:37:00Z">
        <w:r w:rsidRPr="00770B02" w:rsidDel="00F325A9">
          <w:delText>Programming Sequence (Will be performed each time)</w:delText>
        </w:r>
      </w:del>
    </w:p>
    <w:p w14:paraId="70203129" w14:textId="7F2816DE" w:rsidR="003854D0" w:rsidRPr="00D24364" w:rsidDel="00F325A9" w:rsidRDefault="003854D0" w:rsidP="003854D0">
      <w:pPr>
        <w:spacing w:before="60" w:after="60" w:line="240" w:lineRule="auto"/>
        <w:rPr>
          <w:del w:id="698" w:author="Basso, Marta" w:date="2025-01-02T10:37:00Z" w16du:dateUtc="2025-01-02T18:37:00Z"/>
          <w:rFonts w:cs="Times New Roman"/>
          <w:b/>
          <w:bCs/>
        </w:rPr>
      </w:pPr>
    </w:p>
    <w:p w14:paraId="4AF6C948" w14:textId="1427A04E" w:rsidR="0056429F" w:rsidDel="00F325A9" w:rsidRDefault="0056429F" w:rsidP="003854D0">
      <w:pPr>
        <w:pStyle w:val="ListParagraph"/>
        <w:numPr>
          <w:ilvl w:val="0"/>
          <w:numId w:val="21"/>
        </w:numPr>
        <w:spacing w:before="60" w:after="60" w:line="240" w:lineRule="auto"/>
        <w:rPr>
          <w:ins w:id="699" w:author="Bogaart, Manon" w:date="2024-12-17T16:14:00Z" w16du:dateUtc="2024-12-18T00:14:00Z"/>
          <w:del w:id="700" w:author="Basso, Marta" w:date="2025-01-02T10:37:00Z" w16du:dateUtc="2025-01-02T18:37:00Z"/>
          <w:rFonts w:cs="Times New Roman"/>
        </w:rPr>
      </w:pPr>
      <w:commentRangeStart w:id="701"/>
      <w:ins w:id="702" w:author="Bogaart, Manon" w:date="2024-12-17T16:14:00Z" w16du:dateUtc="2024-12-18T00:14:00Z">
        <w:del w:id="703" w:author="Basso, Marta" w:date="2024-12-27T11:49:00Z" w16du:dateUtc="2024-12-27T19:49:00Z">
          <w:r w:rsidDel="008740BC">
            <w:rPr>
              <w:rFonts w:cs="Times New Roman"/>
            </w:rPr>
            <w:delText>Make sure that if</w:delText>
          </w:r>
        </w:del>
        <w:del w:id="704" w:author="Basso, Marta" w:date="2025-01-02T10:37:00Z" w16du:dateUtc="2025-01-02T18:37:00Z">
          <w:r w:rsidDel="00F325A9">
            <w:rPr>
              <w:rFonts w:cs="Times New Roman"/>
            </w:rPr>
            <w:delText xml:space="preserve"> the ISCO bottles </w:delText>
          </w:r>
        </w:del>
        <w:del w:id="705" w:author="Basso, Marta" w:date="2024-12-27T11:50:00Z" w16du:dateUtc="2024-12-27T19:50:00Z">
          <w:r w:rsidDel="008740BC">
            <w:rPr>
              <w:rFonts w:cs="Times New Roman"/>
            </w:rPr>
            <w:delText xml:space="preserve">are </w:delText>
          </w:r>
        </w:del>
        <w:del w:id="706" w:author="Basso, Marta" w:date="2024-12-27T11:49:00Z" w16du:dateUtc="2024-12-27T19:49:00Z">
          <w:r w:rsidDel="008740BC">
            <w:rPr>
              <w:rFonts w:cs="Times New Roman"/>
            </w:rPr>
            <w:delText>replaced that</w:delText>
          </w:r>
        </w:del>
        <w:del w:id="707" w:author="Basso, Marta" w:date="2025-01-02T10:37:00Z" w16du:dateUtc="2025-01-02T18:37:00Z">
          <w:r w:rsidDel="00F325A9">
            <w:rPr>
              <w:rFonts w:cs="Times New Roman"/>
            </w:rPr>
            <w:delText xml:space="preserve"> the lids </w:delText>
          </w:r>
        </w:del>
      </w:ins>
      <w:ins w:id="708" w:author="Bogaart, Manon" w:date="2024-12-17T16:15:00Z" w16du:dateUtc="2024-12-18T00:15:00Z">
        <w:del w:id="709" w:author="Basso, Marta" w:date="2025-01-02T10:37:00Z" w16du:dateUtc="2025-01-02T18:37:00Z">
          <w:r w:rsidDel="00F325A9">
            <w:rPr>
              <w:rFonts w:cs="Times New Roman"/>
            </w:rPr>
            <w:delText xml:space="preserve">of the bottles </w:delText>
          </w:r>
        </w:del>
      </w:ins>
      <w:ins w:id="710" w:author="Bogaart, Manon" w:date="2024-12-17T16:14:00Z" w16du:dateUtc="2024-12-18T00:14:00Z">
        <w:del w:id="711" w:author="Basso, Marta" w:date="2025-01-02T10:37:00Z" w16du:dateUtc="2025-01-02T18:37:00Z">
          <w:r w:rsidDel="00F325A9">
            <w:rPr>
              <w:rFonts w:cs="Times New Roman"/>
            </w:rPr>
            <w:delText>are taken off</w:delText>
          </w:r>
        </w:del>
      </w:ins>
      <w:ins w:id="712" w:author="Bogaart, Manon" w:date="2024-12-17T16:15:00Z" w16du:dateUtc="2024-12-18T00:15:00Z">
        <w:del w:id="713" w:author="Basso, Marta" w:date="2025-01-02T10:37:00Z" w16du:dateUtc="2025-01-02T18:37:00Z">
          <w:r w:rsidDel="00F325A9">
            <w:rPr>
              <w:rFonts w:cs="Times New Roman"/>
            </w:rPr>
            <w:delText>.</w:delText>
          </w:r>
          <w:commentRangeEnd w:id="701"/>
          <w:r w:rsidDel="00F325A9">
            <w:rPr>
              <w:rStyle w:val="CommentReference"/>
            </w:rPr>
            <w:commentReference w:id="701"/>
          </w:r>
        </w:del>
      </w:ins>
    </w:p>
    <w:p w14:paraId="5A2A743D" w14:textId="4F3D9C63" w:rsidR="0056429F" w:rsidDel="00F325A9" w:rsidRDefault="0056429F">
      <w:pPr>
        <w:pStyle w:val="ListParagraph"/>
        <w:spacing w:before="60" w:after="60" w:line="240" w:lineRule="auto"/>
        <w:rPr>
          <w:ins w:id="714" w:author="Bogaart, Manon" w:date="2024-12-17T16:14:00Z" w16du:dateUtc="2024-12-18T00:14:00Z"/>
          <w:del w:id="715" w:author="Basso, Marta" w:date="2025-01-02T10:37:00Z" w16du:dateUtc="2025-01-02T18:37:00Z"/>
          <w:rFonts w:cs="Times New Roman"/>
        </w:rPr>
        <w:pPrChange w:id="716" w:author="Bogaart, Manon" w:date="2024-12-17T16:14:00Z" w16du:dateUtc="2024-12-18T00:14:00Z">
          <w:pPr>
            <w:pStyle w:val="ListParagraph"/>
            <w:numPr>
              <w:numId w:val="21"/>
            </w:numPr>
            <w:spacing w:before="60" w:after="60" w:line="240" w:lineRule="auto"/>
            <w:ind w:hanging="360"/>
          </w:pPr>
        </w:pPrChange>
      </w:pPr>
    </w:p>
    <w:p w14:paraId="1E0AE091" w14:textId="29D94753" w:rsidR="003854D0" w:rsidRPr="00D24364" w:rsidDel="00F325A9" w:rsidRDefault="003854D0" w:rsidP="003854D0">
      <w:pPr>
        <w:pStyle w:val="ListParagraph"/>
        <w:numPr>
          <w:ilvl w:val="0"/>
          <w:numId w:val="21"/>
        </w:numPr>
        <w:spacing w:before="60" w:after="60" w:line="240" w:lineRule="auto"/>
        <w:rPr>
          <w:del w:id="717" w:author="Basso, Marta" w:date="2025-01-02T10:37:00Z" w16du:dateUtc="2025-01-02T18:37:00Z"/>
          <w:rFonts w:cs="Times New Roman"/>
        </w:rPr>
      </w:pPr>
      <w:del w:id="718" w:author="Basso, Marta" w:date="2025-01-02T10:37:00Z" w16du:dateUtc="2025-01-02T18:37:00Z">
        <w:r w:rsidRPr="00D24364" w:rsidDel="00F325A9">
          <w:rPr>
            <w:rFonts w:cs="Times New Roman"/>
          </w:rPr>
          <w:delText xml:space="preserve">Turn the ISCO on or deactivate standby mode by pressing ENTER/PROGRAM. </w:delText>
        </w:r>
      </w:del>
    </w:p>
    <w:p w14:paraId="2255D918" w14:textId="41D56BB5" w:rsidR="003854D0" w:rsidRPr="00D24364" w:rsidDel="00F325A9" w:rsidRDefault="003854D0" w:rsidP="003854D0">
      <w:pPr>
        <w:pStyle w:val="ListParagraph"/>
        <w:spacing w:before="60" w:after="60" w:line="240" w:lineRule="auto"/>
        <w:rPr>
          <w:del w:id="719" w:author="Basso, Marta" w:date="2025-01-02T10:37:00Z" w16du:dateUtc="2025-01-02T18:37:00Z"/>
          <w:rFonts w:cs="Times New Roman"/>
        </w:rPr>
      </w:pPr>
      <w:del w:id="720" w:author="Basso, Marta" w:date="2025-01-02T10:37:00Z" w16du:dateUtc="2025-01-02T18:37:00Z">
        <w:r w:rsidRPr="00D24364" w:rsidDel="00F325A9">
          <w:rPr>
            <w:noProof/>
            <w:sz w:val="20"/>
            <w:szCs w:val="20"/>
          </w:rPr>
          <w:drawing>
            <wp:inline distT="0" distB="0" distL="0" distR="0" wp14:anchorId="4B192C71" wp14:editId="1FCABE99">
              <wp:extent cx="3371850" cy="742950"/>
              <wp:effectExtent l="0" t="0" r="0" b="0"/>
              <wp:docPr id="291324057" name="Picture 291324057" descr="A white sign with black text and blue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white sign with black text and blue and red squares&#10;&#10;Description automatically generated"/>
                      <pic:cNvPicPr/>
                    </pic:nvPicPr>
                    <pic:blipFill>
                      <a:blip r:embed="rId29"/>
                      <a:stretch>
                        <a:fillRect/>
                      </a:stretch>
                    </pic:blipFill>
                    <pic:spPr>
                      <a:xfrm>
                        <a:off x="0" y="0"/>
                        <a:ext cx="3371850" cy="742950"/>
                      </a:xfrm>
                      <a:prstGeom prst="rect">
                        <a:avLst/>
                      </a:prstGeom>
                    </pic:spPr>
                  </pic:pic>
                </a:graphicData>
              </a:graphic>
            </wp:inline>
          </w:drawing>
        </w:r>
      </w:del>
    </w:p>
    <w:p w14:paraId="52762CF5" w14:textId="3391CD94" w:rsidR="003854D0" w:rsidRPr="00D24364" w:rsidDel="00F325A9" w:rsidRDefault="003854D0" w:rsidP="003854D0">
      <w:pPr>
        <w:pStyle w:val="ListParagraph"/>
        <w:spacing w:before="60" w:after="60" w:line="240" w:lineRule="auto"/>
        <w:rPr>
          <w:del w:id="721" w:author="Basso, Marta" w:date="2025-01-02T10:37:00Z" w16du:dateUtc="2025-01-02T18:37:00Z"/>
          <w:rFonts w:cs="Times New Roman"/>
        </w:rPr>
      </w:pPr>
    </w:p>
    <w:p w14:paraId="1AA79889" w14:textId="3F39064A" w:rsidR="003854D0" w:rsidRPr="00D24364" w:rsidDel="00F325A9" w:rsidRDefault="003854D0" w:rsidP="003854D0">
      <w:pPr>
        <w:pStyle w:val="ListParagraph"/>
        <w:numPr>
          <w:ilvl w:val="0"/>
          <w:numId w:val="21"/>
        </w:numPr>
        <w:spacing w:before="60" w:after="60" w:line="240" w:lineRule="auto"/>
        <w:rPr>
          <w:del w:id="722" w:author="Basso, Marta" w:date="2025-01-02T10:37:00Z" w16du:dateUtc="2025-01-02T18:37:00Z"/>
          <w:rFonts w:cs="Times New Roman"/>
        </w:rPr>
      </w:pPr>
      <w:del w:id="723" w:author="Basso, Marta" w:date="2025-01-02T10:37:00Z" w16du:dateUtc="2025-01-02T18:37:00Z">
        <w:r w:rsidRPr="00D24364" w:rsidDel="00F325A9">
          <w:rPr>
            <w:rFonts w:cs="Times New Roman"/>
          </w:rPr>
          <w:lastRenderedPageBreak/>
          <w:delText>Prior to programming, I often like to press ‘PUMP FORWARD’ key to ensure the pump is pulling water up the line. Press the ‘STOP’ key before the water gets all the way up and into the bottles. Then press the ‘PUMP REVERSE’ key to clear the line completely (watch for bubbles in the stream).</w:delText>
        </w:r>
      </w:del>
    </w:p>
    <w:p w14:paraId="2A9377F8" w14:textId="09B328EA" w:rsidR="003854D0" w:rsidRPr="00D24364" w:rsidDel="00F325A9" w:rsidRDefault="003854D0" w:rsidP="003854D0">
      <w:pPr>
        <w:pStyle w:val="ListParagraph"/>
        <w:spacing w:before="60" w:after="60" w:line="240" w:lineRule="auto"/>
        <w:rPr>
          <w:del w:id="724" w:author="Basso, Marta" w:date="2025-01-02T10:37:00Z" w16du:dateUtc="2025-01-02T18:37:00Z"/>
          <w:rFonts w:cs="Times New Roman"/>
        </w:rPr>
      </w:pPr>
    </w:p>
    <w:p w14:paraId="766E2168" w14:textId="4F958242" w:rsidR="003854D0" w:rsidRPr="00D24364" w:rsidDel="00F325A9" w:rsidRDefault="003854D0" w:rsidP="003854D0">
      <w:pPr>
        <w:pStyle w:val="ListParagraph"/>
        <w:numPr>
          <w:ilvl w:val="0"/>
          <w:numId w:val="21"/>
        </w:numPr>
        <w:spacing w:before="60" w:after="60" w:line="240" w:lineRule="auto"/>
        <w:rPr>
          <w:del w:id="725" w:author="Basso, Marta" w:date="2025-01-02T10:37:00Z" w16du:dateUtc="2025-01-02T18:37:00Z"/>
          <w:rFonts w:cs="Times New Roman"/>
        </w:rPr>
      </w:pPr>
      <w:del w:id="726" w:author="Basso, Marta" w:date="2025-01-02T10:37:00Z" w16du:dateUtc="2025-01-02T18:37:00Z">
        <w:r w:rsidRPr="00D24364" w:rsidDel="00F325A9">
          <w:rPr>
            <w:rFonts w:cs="Times New Roman"/>
          </w:rPr>
          <w:delText>Access the program sequence by selecting “PROGRAM.” Because “PROGRAM” will already be selected (blinking), press the ENTER/PROGRAM key to accept it and move to the next step.</w:delText>
        </w:r>
      </w:del>
    </w:p>
    <w:p w14:paraId="7A049B72" w14:textId="49F0A720" w:rsidR="003854D0" w:rsidRPr="00D24364" w:rsidDel="00F325A9" w:rsidRDefault="003854D0" w:rsidP="003854D0">
      <w:pPr>
        <w:pStyle w:val="ListParagraph"/>
        <w:spacing w:before="60" w:after="60" w:line="240" w:lineRule="auto"/>
        <w:rPr>
          <w:del w:id="727" w:author="Basso, Marta" w:date="2025-01-02T10:37:00Z" w16du:dateUtc="2025-01-02T18:37:00Z"/>
          <w:rFonts w:cs="Times New Roman"/>
        </w:rPr>
      </w:pPr>
      <w:del w:id="728" w:author="Basso, Marta" w:date="2025-01-02T10:37:00Z" w16du:dateUtc="2025-01-02T18:37:00Z">
        <w:r w:rsidRPr="00D24364" w:rsidDel="00F325A9">
          <w:rPr>
            <w:noProof/>
            <w:sz w:val="20"/>
            <w:szCs w:val="20"/>
          </w:rPr>
          <w:drawing>
            <wp:inline distT="0" distB="0" distL="0" distR="0" wp14:anchorId="3FFEBB5D" wp14:editId="2A66B913">
              <wp:extent cx="3505200" cy="790575"/>
              <wp:effectExtent l="0" t="0" r="0" b="9525"/>
              <wp:docPr id="1322573083" name="Picture 1322573083"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white sign with black and blue letters&#10;&#10;Description automatically generated"/>
                      <pic:cNvPicPr/>
                    </pic:nvPicPr>
                    <pic:blipFill>
                      <a:blip r:embed="rId12"/>
                      <a:stretch>
                        <a:fillRect/>
                      </a:stretch>
                    </pic:blipFill>
                    <pic:spPr>
                      <a:xfrm>
                        <a:off x="0" y="0"/>
                        <a:ext cx="3505200" cy="790575"/>
                      </a:xfrm>
                      <a:prstGeom prst="rect">
                        <a:avLst/>
                      </a:prstGeom>
                    </pic:spPr>
                  </pic:pic>
                </a:graphicData>
              </a:graphic>
            </wp:inline>
          </w:drawing>
        </w:r>
      </w:del>
    </w:p>
    <w:p w14:paraId="1DCC709B" w14:textId="30484347" w:rsidR="003854D0" w:rsidRPr="00D24364" w:rsidDel="00F325A9" w:rsidRDefault="003854D0" w:rsidP="003854D0">
      <w:pPr>
        <w:pStyle w:val="ListParagraph"/>
        <w:spacing w:before="60" w:after="60" w:line="240" w:lineRule="auto"/>
        <w:rPr>
          <w:del w:id="729" w:author="Basso, Marta" w:date="2025-01-02T10:37:00Z" w16du:dateUtc="2025-01-02T18:37:00Z"/>
          <w:rFonts w:cs="Times New Roman"/>
        </w:rPr>
      </w:pPr>
    </w:p>
    <w:p w14:paraId="4708BE74" w14:textId="2D63C88D" w:rsidR="003854D0" w:rsidRPr="00D24364" w:rsidDel="00F325A9" w:rsidRDefault="003854D0" w:rsidP="003854D0">
      <w:pPr>
        <w:pStyle w:val="ListParagraph"/>
        <w:numPr>
          <w:ilvl w:val="0"/>
          <w:numId w:val="21"/>
        </w:numPr>
        <w:spacing w:before="60" w:after="60" w:line="240" w:lineRule="auto"/>
        <w:rPr>
          <w:del w:id="730" w:author="Basso, Marta" w:date="2025-01-02T10:37:00Z" w16du:dateUtc="2025-01-02T18:37:00Z"/>
          <w:rFonts w:cs="Times New Roman"/>
        </w:rPr>
      </w:pPr>
      <w:del w:id="731" w:author="Basso, Marta" w:date="2025-01-02T10:37:00Z" w16du:dateUtc="2025-01-02T18:37:00Z">
        <w:r w:rsidRPr="00D24364" w:rsidDel="00F325A9">
          <w:rPr>
            <w:rFonts w:cs="Times New Roman"/>
          </w:rPr>
          <w:delText>Press ENTER/PROGRAM to select the TIME option for paced sampling.</w:delText>
        </w:r>
      </w:del>
    </w:p>
    <w:p w14:paraId="357F414E" w14:textId="506C9DB3" w:rsidR="003854D0" w:rsidRPr="00D24364" w:rsidDel="00F325A9" w:rsidRDefault="003854D0" w:rsidP="003854D0">
      <w:pPr>
        <w:pStyle w:val="ListParagraph"/>
        <w:spacing w:before="60" w:after="60" w:line="240" w:lineRule="auto"/>
        <w:rPr>
          <w:del w:id="732" w:author="Basso, Marta" w:date="2025-01-02T10:37:00Z" w16du:dateUtc="2025-01-02T18:37:00Z"/>
          <w:rFonts w:cs="Times New Roman"/>
        </w:rPr>
      </w:pPr>
      <w:del w:id="733" w:author="Basso, Marta" w:date="2025-01-02T10:37:00Z" w16du:dateUtc="2025-01-02T18:37:00Z">
        <w:r w:rsidRPr="00D24364" w:rsidDel="00F325A9">
          <w:rPr>
            <w:noProof/>
            <w:sz w:val="20"/>
            <w:szCs w:val="20"/>
          </w:rPr>
          <w:drawing>
            <wp:inline distT="0" distB="0" distL="0" distR="0" wp14:anchorId="41D6E305" wp14:editId="6BD01DD7">
              <wp:extent cx="3352800" cy="714375"/>
              <wp:effectExtent l="0" t="0" r="0" b="9525"/>
              <wp:docPr id="1434808186" name="Picture 1434808186"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white sign with black and blue letters&#10;&#10;Description automatically generated"/>
                      <pic:cNvPicPr/>
                    </pic:nvPicPr>
                    <pic:blipFill>
                      <a:blip r:embed="rId30"/>
                      <a:stretch>
                        <a:fillRect/>
                      </a:stretch>
                    </pic:blipFill>
                    <pic:spPr>
                      <a:xfrm>
                        <a:off x="0" y="0"/>
                        <a:ext cx="3352800" cy="714375"/>
                      </a:xfrm>
                      <a:prstGeom prst="rect">
                        <a:avLst/>
                      </a:prstGeom>
                    </pic:spPr>
                  </pic:pic>
                </a:graphicData>
              </a:graphic>
            </wp:inline>
          </w:drawing>
        </w:r>
      </w:del>
    </w:p>
    <w:p w14:paraId="6DF92D04" w14:textId="71EACAD8" w:rsidR="003854D0" w:rsidRPr="00D24364" w:rsidDel="00F325A9" w:rsidRDefault="003854D0" w:rsidP="003854D0">
      <w:pPr>
        <w:pStyle w:val="ListParagraph"/>
        <w:spacing w:before="60" w:after="60" w:line="240" w:lineRule="auto"/>
        <w:rPr>
          <w:del w:id="734" w:author="Basso, Marta" w:date="2025-01-02T10:37:00Z" w16du:dateUtc="2025-01-02T18:37:00Z"/>
          <w:rFonts w:cs="Times New Roman"/>
        </w:rPr>
      </w:pPr>
    </w:p>
    <w:p w14:paraId="0B40F0F0" w14:textId="574FB173" w:rsidR="003854D0" w:rsidRPr="00D24364" w:rsidDel="00F325A9" w:rsidRDefault="003854D0" w:rsidP="003854D0">
      <w:pPr>
        <w:pStyle w:val="ListParagraph"/>
        <w:numPr>
          <w:ilvl w:val="0"/>
          <w:numId w:val="21"/>
        </w:numPr>
        <w:spacing w:before="60" w:after="60" w:line="240" w:lineRule="auto"/>
        <w:rPr>
          <w:del w:id="735" w:author="Basso, Marta" w:date="2025-01-02T10:37:00Z" w16du:dateUtc="2025-01-02T18:37:00Z"/>
          <w:rFonts w:cs="Times New Roman"/>
        </w:rPr>
      </w:pPr>
      <w:del w:id="736" w:author="Basso, Marta" w:date="2025-01-02T10:37:00Z" w16du:dateUtc="2025-01-02T18:37:00Z">
        <w:r w:rsidRPr="00D24364" w:rsidDel="00F325A9">
          <w:rPr>
            <w:rFonts w:cs="Times New Roman"/>
          </w:rPr>
          <w:delText>Under “SAMPLE EVERY” input the desired sampling interval in hours and minutes. This display requires two entries: one for the hours, one for the minutes. Enter “0” to set the hours at zero. Press ENTER/PROGRAM to accept the number “0” and move to the minutes entry shown in step 5.</w:delText>
        </w:r>
      </w:del>
    </w:p>
    <w:p w14:paraId="5567CBAD" w14:textId="27577E0B" w:rsidR="003854D0" w:rsidRPr="00D24364" w:rsidDel="00F325A9" w:rsidRDefault="003854D0" w:rsidP="003854D0">
      <w:pPr>
        <w:pStyle w:val="ListParagraph"/>
        <w:spacing w:before="60" w:after="60" w:line="240" w:lineRule="auto"/>
        <w:rPr>
          <w:del w:id="737" w:author="Basso, Marta" w:date="2025-01-02T10:37:00Z" w16du:dateUtc="2025-01-02T18:37:00Z"/>
          <w:rFonts w:cs="Times New Roman"/>
        </w:rPr>
      </w:pPr>
    </w:p>
    <w:p w14:paraId="09FD974C" w14:textId="1D45F10A" w:rsidR="003854D0" w:rsidRPr="00D24364" w:rsidDel="00F325A9" w:rsidRDefault="003854D0" w:rsidP="003854D0">
      <w:pPr>
        <w:pStyle w:val="ListParagraph"/>
        <w:spacing w:before="60" w:after="60" w:line="240" w:lineRule="auto"/>
        <w:rPr>
          <w:del w:id="738" w:author="Basso, Marta" w:date="2025-01-02T10:37:00Z" w16du:dateUtc="2025-01-02T18:37:00Z"/>
          <w:rFonts w:cs="Times New Roman"/>
        </w:rPr>
      </w:pPr>
      <w:del w:id="739" w:author="Basso, Marta" w:date="2025-01-02T10:37:00Z" w16du:dateUtc="2025-01-02T18:37:00Z">
        <w:r w:rsidRPr="00D24364" w:rsidDel="00F325A9">
          <w:rPr>
            <w:noProof/>
            <w:sz w:val="20"/>
            <w:szCs w:val="20"/>
          </w:rPr>
          <w:drawing>
            <wp:inline distT="0" distB="0" distL="0" distR="0" wp14:anchorId="2A15B7F2" wp14:editId="1E3E75B0">
              <wp:extent cx="3200400" cy="667125"/>
              <wp:effectExtent l="0" t="0" r="0" b="0"/>
              <wp:docPr id="725382102" name="Picture 725382102"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white rectangular sign with black text&#10;&#10;Description automatically generated"/>
                      <pic:cNvPicPr/>
                    </pic:nvPicPr>
                    <pic:blipFill>
                      <a:blip r:embed="rId31"/>
                      <a:stretch>
                        <a:fillRect/>
                      </a:stretch>
                    </pic:blipFill>
                    <pic:spPr>
                      <a:xfrm>
                        <a:off x="0" y="0"/>
                        <a:ext cx="3200400" cy="667125"/>
                      </a:xfrm>
                      <a:prstGeom prst="rect">
                        <a:avLst/>
                      </a:prstGeom>
                    </pic:spPr>
                  </pic:pic>
                </a:graphicData>
              </a:graphic>
            </wp:inline>
          </w:drawing>
        </w:r>
      </w:del>
    </w:p>
    <w:p w14:paraId="60A20437" w14:textId="1F3CC235" w:rsidR="003854D0" w:rsidRPr="00D24364" w:rsidDel="00F325A9" w:rsidRDefault="003854D0" w:rsidP="003854D0">
      <w:pPr>
        <w:spacing w:before="60" w:after="60" w:line="240" w:lineRule="auto"/>
        <w:rPr>
          <w:del w:id="740" w:author="Basso, Marta" w:date="2025-01-02T10:37:00Z" w16du:dateUtc="2025-01-02T18:37:00Z"/>
          <w:rFonts w:cs="Times New Roman"/>
        </w:rPr>
      </w:pPr>
    </w:p>
    <w:p w14:paraId="4288A85E" w14:textId="7D52D7C2" w:rsidR="003854D0" w:rsidRPr="00D24364" w:rsidDel="00F325A9" w:rsidRDefault="003854D0" w:rsidP="003854D0">
      <w:pPr>
        <w:pStyle w:val="ListParagraph"/>
        <w:numPr>
          <w:ilvl w:val="0"/>
          <w:numId w:val="21"/>
        </w:numPr>
        <w:spacing w:before="60" w:after="60" w:line="240" w:lineRule="auto"/>
        <w:rPr>
          <w:del w:id="741" w:author="Basso, Marta" w:date="2025-01-02T10:37:00Z" w16du:dateUtc="2025-01-02T18:37:00Z"/>
          <w:rFonts w:cs="Times New Roman"/>
        </w:rPr>
      </w:pPr>
      <w:del w:id="742" w:author="Basso, Marta" w:date="2025-01-02T10:37:00Z" w16du:dateUtc="2025-01-02T18:37:00Z">
        <w:r w:rsidRPr="00D24364" w:rsidDel="00F325A9">
          <w:rPr>
            <w:rFonts w:cs="Times New Roman"/>
          </w:rPr>
          <w:delText xml:space="preserve">Select </w:delText>
        </w:r>
        <w:r w:rsidRPr="00BE0E99" w:rsidDel="00F325A9">
          <w:rPr>
            <w:rFonts w:cs="Times New Roman"/>
            <w:b/>
            <w:bCs/>
            <w:rPrChange w:id="743" w:author="Murshed, Humyra Bente" w:date="2024-12-19T12:46:00Z" w16du:dateUtc="2024-12-19T20:46:00Z">
              <w:rPr>
                <w:rFonts w:cs="Times New Roman"/>
              </w:rPr>
            </w:rPrChange>
          </w:rPr>
          <w:delText>NO</w:delText>
        </w:r>
        <w:r w:rsidRPr="00D24364" w:rsidDel="00F325A9">
          <w:rPr>
            <w:rFonts w:cs="Times New Roman"/>
          </w:rPr>
          <w:delText xml:space="preserve"> for multiplexing samples, press ENTER/PROGRAM.</w:delText>
        </w:r>
      </w:del>
    </w:p>
    <w:p w14:paraId="0FAFF7B1" w14:textId="6BBE9A0E" w:rsidR="003854D0" w:rsidRPr="00D24364" w:rsidDel="00F325A9" w:rsidRDefault="003854D0" w:rsidP="003854D0">
      <w:pPr>
        <w:pStyle w:val="ListParagraph"/>
        <w:rPr>
          <w:del w:id="744" w:author="Basso, Marta" w:date="2025-01-02T10:37:00Z" w16du:dateUtc="2025-01-02T18:37:00Z"/>
          <w:rFonts w:cs="Times New Roman"/>
        </w:rPr>
      </w:pPr>
      <w:del w:id="745" w:author="Basso, Marta" w:date="2025-01-02T10:37:00Z" w16du:dateUtc="2025-01-02T18:37:00Z">
        <w:r w:rsidRPr="00D24364" w:rsidDel="00F325A9">
          <w:rPr>
            <w:noProof/>
            <w:sz w:val="20"/>
            <w:szCs w:val="20"/>
          </w:rPr>
          <w:drawing>
            <wp:inline distT="0" distB="0" distL="0" distR="0" wp14:anchorId="5D35B24F" wp14:editId="70066493">
              <wp:extent cx="3200400" cy="669010"/>
              <wp:effectExtent l="0" t="0" r="0" b="0"/>
              <wp:docPr id="446626700" name="Picture 446626700" descr="A white background with black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white background with black and orange letters&#10;&#10;Description automatically generated"/>
                      <pic:cNvPicPr/>
                    </pic:nvPicPr>
                    <pic:blipFill>
                      <a:blip r:embed="rId32"/>
                      <a:stretch>
                        <a:fillRect/>
                      </a:stretch>
                    </pic:blipFill>
                    <pic:spPr>
                      <a:xfrm>
                        <a:off x="0" y="0"/>
                        <a:ext cx="3200400" cy="669010"/>
                      </a:xfrm>
                      <a:prstGeom prst="rect">
                        <a:avLst/>
                      </a:prstGeom>
                    </pic:spPr>
                  </pic:pic>
                </a:graphicData>
              </a:graphic>
            </wp:inline>
          </w:drawing>
        </w:r>
      </w:del>
    </w:p>
    <w:p w14:paraId="6CBDF719" w14:textId="0A28FABC" w:rsidR="003854D0" w:rsidRPr="00D24364" w:rsidDel="00F325A9" w:rsidRDefault="003854D0" w:rsidP="003854D0">
      <w:pPr>
        <w:pStyle w:val="ListParagraph"/>
        <w:rPr>
          <w:del w:id="746" w:author="Basso, Marta" w:date="2025-01-02T10:37:00Z" w16du:dateUtc="2025-01-02T18:37:00Z"/>
          <w:rFonts w:cs="Times New Roman"/>
        </w:rPr>
      </w:pPr>
    </w:p>
    <w:p w14:paraId="4EBD63F5" w14:textId="3B5FFFF8" w:rsidR="003854D0" w:rsidRPr="00D24364" w:rsidDel="00F325A9" w:rsidRDefault="003854D0" w:rsidP="003854D0">
      <w:pPr>
        <w:pStyle w:val="ListParagraph"/>
        <w:numPr>
          <w:ilvl w:val="0"/>
          <w:numId w:val="21"/>
        </w:numPr>
        <w:spacing w:before="60" w:after="60" w:line="240" w:lineRule="auto"/>
        <w:rPr>
          <w:del w:id="747" w:author="Basso, Marta" w:date="2025-01-02T10:37:00Z" w16du:dateUtc="2025-01-02T18:37:00Z"/>
          <w:rFonts w:cs="Times New Roman"/>
        </w:rPr>
      </w:pPr>
      <w:del w:id="748" w:author="Basso, Marta" w:date="2025-01-02T10:37:00Z" w16du:dateUtc="2025-01-02T18:37:00Z">
        <w:r w:rsidRPr="00D24364" w:rsidDel="00F325A9">
          <w:rPr>
            <w:rFonts w:cs="Times New Roman"/>
          </w:rPr>
          <w:delText xml:space="preserve">Input the desired sample volume and press ENETER/PROGRAM. For our protocol we will be sampling </w:delText>
        </w:r>
      </w:del>
      <w:del w:id="749" w:author="Basso, Marta" w:date="2024-11-15T09:15:00Z" w16du:dateUtc="2024-11-15T17:15:00Z">
        <w:r w:rsidRPr="00BE0E99" w:rsidDel="002F528C">
          <w:rPr>
            <w:rFonts w:cs="Times New Roman"/>
            <w:b/>
            <w:bCs/>
            <w:rPrChange w:id="750" w:author="Murshed, Humyra Bente" w:date="2024-12-19T12:46:00Z" w16du:dateUtc="2024-12-19T20:46:00Z">
              <w:rPr>
                <w:rFonts w:cs="Times New Roman"/>
              </w:rPr>
            </w:rPrChange>
          </w:rPr>
          <w:delText xml:space="preserve">1000 </w:delText>
        </w:r>
      </w:del>
      <w:del w:id="751" w:author="Basso, Marta" w:date="2025-01-02T10:37:00Z" w16du:dateUtc="2025-01-02T18:37:00Z">
        <w:r w:rsidRPr="00BE0E99" w:rsidDel="00F325A9">
          <w:rPr>
            <w:rFonts w:cs="Times New Roman"/>
            <w:b/>
            <w:bCs/>
            <w:rPrChange w:id="752" w:author="Murshed, Humyra Bente" w:date="2024-12-19T12:46:00Z" w16du:dateUtc="2024-12-19T20:46:00Z">
              <w:rPr>
                <w:rFonts w:cs="Times New Roman"/>
              </w:rPr>
            </w:rPrChange>
          </w:rPr>
          <w:delText>ml.</w:delText>
        </w:r>
      </w:del>
    </w:p>
    <w:p w14:paraId="52B07ACE" w14:textId="0911E220" w:rsidR="003854D0" w:rsidDel="00F325A9" w:rsidRDefault="003854D0" w:rsidP="003854D0">
      <w:pPr>
        <w:pStyle w:val="ListParagraph"/>
        <w:spacing w:before="60" w:after="60" w:line="240" w:lineRule="auto"/>
        <w:rPr>
          <w:del w:id="753" w:author="Basso, Marta" w:date="2025-01-02T10:37:00Z" w16du:dateUtc="2025-01-02T18:37:00Z"/>
          <w:rFonts w:cs="Times New Roman"/>
        </w:rPr>
      </w:pPr>
      <w:del w:id="754" w:author="Basso, Marta" w:date="2025-01-02T10:37:00Z" w16du:dateUtc="2025-01-02T18:37:00Z">
        <w:r w:rsidRPr="00D24364" w:rsidDel="00F325A9">
          <w:rPr>
            <w:noProof/>
            <w:sz w:val="20"/>
            <w:szCs w:val="20"/>
          </w:rPr>
          <w:drawing>
            <wp:inline distT="0" distB="0" distL="0" distR="0" wp14:anchorId="404D607A" wp14:editId="737AF292">
              <wp:extent cx="3333750" cy="676275"/>
              <wp:effectExtent l="0" t="0" r="0" b="9525"/>
              <wp:docPr id="799587638" name="Picture 799587638"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white rectangular sign with black text&#10;&#10;Description automatically generated"/>
                      <pic:cNvPicPr/>
                    </pic:nvPicPr>
                    <pic:blipFill>
                      <a:blip r:embed="rId33"/>
                      <a:stretch>
                        <a:fillRect/>
                      </a:stretch>
                    </pic:blipFill>
                    <pic:spPr>
                      <a:xfrm>
                        <a:off x="0" y="0"/>
                        <a:ext cx="3333750" cy="676275"/>
                      </a:xfrm>
                      <a:prstGeom prst="rect">
                        <a:avLst/>
                      </a:prstGeom>
                    </pic:spPr>
                  </pic:pic>
                </a:graphicData>
              </a:graphic>
            </wp:inline>
          </w:drawing>
        </w:r>
      </w:del>
    </w:p>
    <w:p w14:paraId="5BF7AB00" w14:textId="0E1CA432" w:rsidR="003854D0" w:rsidDel="00F325A9" w:rsidRDefault="003854D0" w:rsidP="003854D0">
      <w:pPr>
        <w:pStyle w:val="ListParagraph"/>
        <w:spacing w:before="60" w:after="60" w:line="240" w:lineRule="auto"/>
        <w:rPr>
          <w:del w:id="755" w:author="Basso, Marta" w:date="2025-01-02T10:37:00Z" w16du:dateUtc="2025-01-02T18:37:00Z"/>
          <w:rFonts w:cs="Times New Roman"/>
        </w:rPr>
      </w:pPr>
    </w:p>
    <w:p w14:paraId="439AFF97" w14:textId="1C862569" w:rsidR="003854D0" w:rsidDel="00F325A9" w:rsidRDefault="003854D0" w:rsidP="003854D0">
      <w:pPr>
        <w:pStyle w:val="ListParagraph"/>
        <w:numPr>
          <w:ilvl w:val="0"/>
          <w:numId w:val="21"/>
        </w:numPr>
        <w:rPr>
          <w:del w:id="756" w:author="Basso, Marta" w:date="2025-01-02T10:37:00Z" w16du:dateUtc="2025-01-02T18:37:00Z"/>
          <w:rFonts w:cs="Times New Roman"/>
          <w:sz w:val="24"/>
          <w:szCs w:val="24"/>
        </w:rPr>
      </w:pPr>
      <w:del w:id="757" w:author="Basso, Marta" w:date="2025-01-02T10:37:00Z" w16du:dateUtc="2025-01-02T18:37:00Z">
        <w:r w:rsidRPr="00045D1A" w:rsidDel="00F325A9">
          <w:rPr>
            <w:rFonts w:cs="Times New Roman"/>
            <w:b/>
            <w:bCs/>
            <w:sz w:val="24"/>
            <w:szCs w:val="24"/>
          </w:rPr>
          <w:delText>CALIBRATE ISCO:</w:delText>
        </w:r>
        <w:r w:rsidDel="00F325A9">
          <w:rPr>
            <w:rFonts w:cs="Times New Roman"/>
            <w:b/>
            <w:bCs/>
            <w:sz w:val="24"/>
            <w:szCs w:val="24"/>
          </w:rPr>
          <w:delText xml:space="preserve"> </w:delText>
        </w:r>
        <w:r w:rsidDel="00F325A9">
          <w:rPr>
            <w:rFonts w:cs="Times New Roman"/>
            <w:sz w:val="24"/>
            <w:szCs w:val="24"/>
          </w:rPr>
          <w:delText>Calibrate sampler, select YES</w:delText>
        </w:r>
      </w:del>
    </w:p>
    <w:p w14:paraId="16848424" w14:textId="3DE0E655" w:rsidR="003854D0" w:rsidRPr="00045D1A" w:rsidDel="00F325A9" w:rsidRDefault="00BF2031" w:rsidP="00045D1A">
      <w:pPr>
        <w:rPr>
          <w:del w:id="758" w:author="Basso, Marta" w:date="2025-01-02T10:37:00Z" w16du:dateUtc="2025-01-02T18:37:00Z"/>
          <w:rFonts w:cs="Times New Roman"/>
          <w:sz w:val="24"/>
          <w:szCs w:val="24"/>
        </w:rPr>
      </w:pPr>
      <w:del w:id="759" w:author="Basso, Marta" w:date="2025-01-02T10:37:00Z" w16du:dateUtc="2025-01-02T18:37:00Z">
        <w:r w:rsidDel="00F325A9">
          <w:rPr>
            <w:rFonts w:cs="Times New Roman"/>
            <w:sz w:val="24"/>
            <w:szCs w:val="24"/>
          </w:rPr>
          <w:lastRenderedPageBreak/>
          <w:delText xml:space="preserve">               </w:delText>
        </w:r>
        <w:r w:rsidDel="00F325A9">
          <w:rPr>
            <w:noProof/>
          </w:rPr>
          <w:drawing>
            <wp:inline distT="0" distB="0" distL="0" distR="0" wp14:anchorId="034D0F19" wp14:editId="7B51BB90">
              <wp:extent cx="3374389" cy="666750"/>
              <wp:effectExtent l="0" t="0" r="0" b="0"/>
              <wp:docPr id="1927289277"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89277" name="Picture 1" descr="A white rectangular sign with black text&#10;&#10;Description automatically generated"/>
                      <pic:cNvPicPr/>
                    </pic:nvPicPr>
                    <pic:blipFill rotWithShape="1">
                      <a:blip r:embed="rId34"/>
                      <a:srcRect b="7883"/>
                      <a:stretch/>
                    </pic:blipFill>
                    <pic:spPr bwMode="auto">
                      <a:xfrm>
                        <a:off x="0" y="0"/>
                        <a:ext cx="3378949" cy="667651"/>
                      </a:xfrm>
                      <a:prstGeom prst="rect">
                        <a:avLst/>
                      </a:prstGeom>
                      <a:ln>
                        <a:noFill/>
                      </a:ln>
                      <a:extLst>
                        <a:ext uri="{53640926-AAD7-44D8-BBD7-CCE9431645EC}">
                          <a14:shadowObscured xmlns:a14="http://schemas.microsoft.com/office/drawing/2010/main"/>
                        </a:ext>
                      </a:extLst>
                    </pic:spPr>
                  </pic:pic>
                </a:graphicData>
              </a:graphic>
            </wp:inline>
          </w:drawing>
        </w:r>
      </w:del>
    </w:p>
    <w:p w14:paraId="71D1370E" w14:textId="77F12B02" w:rsidR="003854D0" w:rsidRPr="00D24364" w:rsidDel="00F325A9" w:rsidRDefault="003854D0" w:rsidP="003854D0">
      <w:pPr>
        <w:pStyle w:val="ListParagraph"/>
        <w:spacing w:before="60" w:after="60" w:line="240" w:lineRule="auto"/>
        <w:rPr>
          <w:del w:id="760" w:author="Basso, Marta" w:date="2025-01-02T10:37:00Z" w16du:dateUtc="2025-01-02T18:37:00Z"/>
          <w:rFonts w:cs="Times New Roman"/>
        </w:rPr>
      </w:pPr>
    </w:p>
    <w:p w14:paraId="75724DBC" w14:textId="36A8F84F" w:rsidR="00BF2031" w:rsidDel="00F325A9" w:rsidRDefault="00BF2031" w:rsidP="003854D0">
      <w:pPr>
        <w:pStyle w:val="ListParagraph"/>
        <w:spacing w:before="60" w:after="60" w:line="240" w:lineRule="auto"/>
        <w:rPr>
          <w:del w:id="761" w:author="Basso, Marta" w:date="2025-01-02T10:37:00Z" w16du:dateUtc="2025-01-02T18:37:00Z"/>
          <w:rFonts w:cs="Times New Roman"/>
        </w:rPr>
      </w:pPr>
      <w:del w:id="762" w:author="Basso, Marta" w:date="2025-01-02T10:37:00Z" w16du:dateUtc="2025-01-02T18:37:00Z">
        <w:r w:rsidDel="00F325A9">
          <w:rPr>
            <w:rFonts w:cs="Times New Roman"/>
          </w:rPr>
          <w:delText>8.1. Press the MANUAL SAMPLE key</w:delText>
        </w:r>
      </w:del>
    </w:p>
    <w:p w14:paraId="214A0355" w14:textId="0B4AC40C" w:rsidR="00BF2031" w:rsidDel="00F325A9" w:rsidRDefault="00BF2031" w:rsidP="003854D0">
      <w:pPr>
        <w:pStyle w:val="ListParagraph"/>
        <w:spacing w:before="60" w:after="60" w:line="240" w:lineRule="auto"/>
        <w:rPr>
          <w:del w:id="763" w:author="Basso, Marta" w:date="2025-01-02T10:37:00Z" w16du:dateUtc="2025-01-02T18:37:00Z"/>
          <w:rFonts w:cs="Times New Roman"/>
        </w:rPr>
      </w:pPr>
    </w:p>
    <w:p w14:paraId="576411A4" w14:textId="57E89453" w:rsidR="003854D0" w:rsidDel="00F325A9" w:rsidRDefault="00BF2031" w:rsidP="003854D0">
      <w:pPr>
        <w:pStyle w:val="ListParagraph"/>
        <w:spacing w:before="60" w:after="60" w:line="240" w:lineRule="auto"/>
        <w:rPr>
          <w:del w:id="764" w:author="Basso, Marta" w:date="2025-01-02T10:37:00Z" w16du:dateUtc="2025-01-02T18:37:00Z"/>
          <w:rFonts w:cs="Times New Roman"/>
        </w:rPr>
      </w:pPr>
      <w:del w:id="765" w:author="Basso, Marta" w:date="2025-01-02T10:37:00Z" w16du:dateUtc="2025-01-02T18:37:00Z">
        <w:r w:rsidDel="00F325A9">
          <w:rPr>
            <w:noProof/>
          </w:rPr>
          <w:drawing>
            <wp:inline distT="0" distB="0" distL="0" distR="0" wp14:anchorId="3949FDC3" wp14:editId="574FD225">
              <wp:extent cx="3248025" cy="663260"/>
              <wp:effectExtent l="0" t="0" r="0" b="3810"/>
              <wp:docPr id="342343875" name="Picture 1"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43875" name="Picture 1" descr="A white sign with black text&#10;&#10;Description automatically generated"/>
                      <pic:cNvPicPr/>
                    </pic:nvPicPr>
                    <pic:blipFill>
                      <a:blip r:embed="rId35"/>
                      <a:stretch>
                        <a:fillRect/>
                      </a:stretch>
                    </pic:blipFill>
                    <pic:spPr>
                      <a:xfrm>
                        <a:off x="0" y="0"/>
                        <a:ext cx="3254242" cy="664530"/>
                      </a:xfrm>
                      <a:prstGeom prst="rect">
                        <a:avLst/>
                      </a:prstGeom>
                    </pic:spPr>
                  </pic:pic>
                </a:graphicData>
              </a:graphic>
            </wp:inline>
          </w:drawing>
        </w:r>
        <w:r w:rsidDel="00F325A9">
          <w:rPr>
            <w:rFonts w:cs="Times New Roman"/>
          </w:rPr>
          <w:delText xml:space="preserve"> </w:delText>
        </w:r>
      </w:del>
    </w:p>
    <w:p w14:paraId="422254F1" w14:textId="108F193C" w:rsidR="00BF2031" w:rsidDel="00F325A9" w:rsidRDefault="00BF2031" w:rsidP="003854D0">
      <w:pPr>
        <w:pStyle w:val="ListParagraph"/>
        <w:spacing w:before="60" w:after="60" w:line="240" w:lineRule="auto"/>
        <w:rPr>
          <w:del w:id="766" w:author="Basso, Marta" w:date="2025-01-02T10:37:00Z" w16du:dateUtc="2025-01-02T18:37:00Z"/>
          <w:rFonts w:cs="Times New Roman"/>
        </w:rPr>
      </w:pPr>
    </w:p>
    <w:p w14:paraId="3E900EBB" w14:textId="4AF7EFFA" w:rsidR="00BF2031" w:rsidDel="00F325A9" w:rsidRDefault="00BF2031" w:rsidP="00045D1A">
      <w:pPr>
        <w:pStyle w:val="ListParagraph"/>
        <w:spacing w:before="60" w:after="60" w:line="240" w:lineRule="auto"/>
        <w:rPr>
          <w:del w:id="767" w:author="Basso, Marta" w:date="2025-01-02T10:37:00Z" w16du:dateUtc="2025-01-02T18:37:00Z"/>
          <w:rFonts w:cs="Times New Roman"/>
        </w:rPr>
      </w:pPr>
      <w:del w:id="768" w:author="Basso, Marta" w:date="2025-01-02T10:37:00Z" w16du:dateUtc="2025-01-02T18:37:00Z">
        <w:r w:rsidDel="00F325A9">
          <w:rPr>
            <w:rFonts w:cs="Times New Roman"/>
          </w:rPr>
          <w:delText>8.2. Measure  the actual volume delivered using the graduated cylinder and enter the value</w:delText>
        </w:r>
      </w:del>
    </w:p>
    <w:p w14:paraId="663C152B" w14:textId="7ECF3593" w:rsidR="00BF2031" w:rsidDel="00F325A9" w:rsidRDefault="00BF2031" w:rsidP="003854D0">
      <w:pPr>
        <w:pStyle w:val="ListParagraph"/>
        <w:spacing w:before="60" w:after="60" w:line="240" w:lineRule="auto"/>
        <w:rPr>
          <w:del w:id="769" w:author="Basso, Marta" w:date="2025-01-02T10:37:00Z" w16du:dateUtc="2025-01-02T18:37:00Z"/>
          <w:rFonts w:cs="Times New Roman"/>
        </w:rPr>
      </w:pPr>
      <w:del w:id="770" w:author="Basso, Marta" w:date="2025-01-02T10:37:00Z" w16du:dateUtc="2025-01-02T18:37:00Z">
        <w:r w:rsidDel="00F325A9">
          <w:rPr>
            <w:noProof/>
          </w:rPr>
          <w:drawing>
            <wp:inline distT="0" distB="0" distL="0" distR="0" wp14:anchorId="0CED00DB" wp14:editId="4E596A89">
              <wp:extent cx="3124200" cy="638175"/>
              <wp:effectExtent l="0" t="0" r="0" b="9525"/>
              <wp:docPr id="1132058441" name="Picture 1"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58441" name="Picture 1" descr="A white sign with black and blue text&#10;&#10;Description automatically generated"/>
                      <pic:cNvPicPr/>
                    </pic:nvPicPr>
                    <pic:blipFill>
                      <a:blip r:embed="rId36"/>
                      <a:stretch>
                        <a:fillRect/>
                      </a:stretch>
                    </pic:blipFill>
                    <pic:spPr>
                      <a:xfrm>
                        <a:off x="0" y="0"/>
                        <a:ext cx="3124200" cy="638175"/>
                      </a:xfrm>
                      <a:prstGeom prst="rect">
                        <a:avLst/>
                      </a:prstGeom>
                    </pic:spPr>
                  </pic:pic>
                </a:graphicData>
              </a:graphic>
            </wp:inline>
          </w:drawing>
        </w:r>
      </w:del>
    </w:p>
    <w:p w14:paraId="5A3CF9A2" w14:textId="6E474ED2" w:rsidR="00BF2031" w:rsidDel="00F325A9" w:rsidRDefault="00BF2031" w:rsidP="003854D0">
      <w:pPr>
        <w:pStyle w:val="ListParagraph"/>
        <w:spacing w:before="60" w:after="60" w:line="240" w:lineRule="auto"/>
        <w:rPr>
          <w:del w:id="771" w:author="Basso, Marta" w:date="2025-01-02T10:37:00Z" w16du:dateUtc="2025-01-02T18:37:00Z"/>
          <w:rFonts w:cs="Times New Roman"/>
        </w:rPr>
      </w:pPr>
    </w:p>
    <w:p w14:paraId="24600898" w14:textId="3859731C" w:rsidR="00BF2031" w:rsidDel="00F325A9" w:rsidRDefault="00BF2031" w:rsidP="00BF2031">
      <w:pPr>
        <w:pStyle w:val="ListParagraph"/>
        <w:spacing w:before="60" w:after="60"/>
        <w:rPr>
          <w:del w:id="772" w:author="Basso, Marta" w:date="2025-01-02T10:37:00Z" w16du:dateUtc="2025-01-02T18:37:00Z"/>
          <w:rFonts w:cs="Times New Roman"/>
        </w:rPr>
      </w:pPr>
      <w:del w:id="773" w:author="Basso, Marta" w:date="2025-01-02T10:37:00Z" w16du:dateUtc="2025-01-02T18:37:00Z">
        <w:r w:rsidDel="00F325A9">
          <w:rPr>
            <w:rFonts w:cs="Times New Roman"/>
          </w:rPr>
          <w:delText xml:space="preserve">8.3. </w:delText>
        </w:r>
        <w:r w:rsidRPr="00BF2031" w:rsidDel="00F325A9">
          <w:rPr>
            <w:rFonts w:cs="Times New Roman"/>
          </w:rPr>
          <w:delText>Repeat the procedure if desired by selecting “YES.” When you are satisfied with the calibration, select “NO.”</w:delText>
        </w:r>
      </w:del>
    </w:p>
    <w:p w14:paraId="47D18B2B" w14:textId="75997FDC" w:rsidR="00BF2031" w:rsidDel="00F325A9" w:rsidRDefault="00BF2031" w:rsidP="00045D1A">
      <w:pPr>
        <w:pStyle w:val="ListParagraph"/>
        <w:spacing w:before="60" w:after="60"/>
        <w:rPr>
          <w:del w:id="774" w:author="Basso, Marta" w:date="2025-01-02T10:37:00Z" w16du:dateUtc="2025-01-02T18:37:00Z"/>
          <w:rFonts w:cs="Times New Roman"/>
        </w:rPr>
      </w:pPr>
      <w:del w:id="775" w:author="Basso, Marta" w:date="2025-01-02T10:37:00Z" w16du:dateUtc="2025-01-02T18:37:00Z">
        <w:r w:rsidDel="00F325A9">
          <w:rPr>
            <w:noProof/>
          </w:rPr>
          <w:drawing>
            <wp:inline distT="0" distB="0" distL="0" distR="0" wp14:anchorId="72D0146F" wp14:editId="2C411A4A">
              <wp:extent cx="3133725" cy="609600"/>
              <wp:effectExtent l="0" t="0" r="9525" b="0"/>
              <wp:docPr id="39462369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23693" name="Picture 1" descr="A white background with black text&#10;&#10;Description automatically generated"/>
                      <pic:cNvPicPr/>
                    </pic:nvPicPr>
                    <pic:blipFill>
                      <a:blip r:embed="rId37"/>
                      <a:stretch>
                        <a:fillRect/>
                      </a:stretch>
                    </pic:blipFill>
                    <pic:spPr>
                      <a:xfrm>
                        <a:off x="0" y="0"/>
                        <a:ext cx="3133725" cy="609600"/>
                      </a:xfrm>
                      <a:prstGeom prst="rect">
                        <a:avLst/>
                      </a:prstGeom>
                    </pic:spPr>
                  </pic:pic>
                </a:graphicData>
              </a:graphic>
            </wp:inline>
          </w:drawing>
        </w:r>
      </w:del>
    </w:p>
    <w:p w14:paraId="32B011B4" w14:textId="1CCB1A27" w:rsidR="00BF2031" w:rsidRPr="00D24364" w:rsidDel="00F325A9" w:rsidRDefault="00BF2031" w:rsidP="003854D0">
      <w:pPr>
        <w:pStyle w:val="ListParagraph"/>
        <w:spacing w:before="60" w:after="60" w:line="240" w:lineRule="auto"/>
        <w:rPr>
          <w:del w:id="776" w:author="Basso, Marta" w:date="2025-01-02T10:37:00Z" w16du:dateUtc="2025-01-02T18:37:00Z"/>
          <w:rFonts w:cs="Times New Roman"/>
        </w:rPr>
      </w:pPr>
    </w:p>
    <w:p w14:paraId="3505B47E" w14:textId="27A5D82A" w:rsidR="003854D0" w:rsidRPr="00D24364" w:rsidDel="00F325A9" w:rsidRDefault="003854D0" w:rsidP="003854D0">
      <w:pPr>
        <w:pStyle w:val="ListParagraph"/>
        <w:numPr>
          <w:ilvl w:val="0"/>
          <w:numId w:val="21"/>
        </w:numPr>
        <w:spacing w:before="60" w:after="60" w:line="240" w:lineRule="auto"/>
        <w:rPr>
          <w:del w:id="777" w:author="Basso, Marta" w:date="2025-01-02T10:37:00Z" w16du:dateUtc="2025-01-02T18:37:00Z"/>
          <w:rFonts w:cs="Times New Roman"/>
        </w:rPr>
      </w:pPr>
      <w:del w:id="778" w:author="Basso, Marta" w:date="2025-01-02T10:37:00Z" w16du:dateUtc="2025-01-02T18:37:00Z">
        <w:r w:rsidRPr="00D24364" w:rsidDel="00F325A9">
          <w:rPr>
            <w:rFonts w:cs="Times New Roman"/>
          </w:rPr>
          <w:delText xml:space="preserve">In the next menu, select YES and input the desired start time. If the sampling needs to start immediately, select NO.  </w:delText>
        </w:r>
      </w:del>
    </w:p>
    <w:p w14:paraId="36EA1F8A" w14:textId="2062845F" w:rsidR="003854D0" w:rsidRPr="00D24364" w:rsidDel="00F325A9" w:rsidRDefault="003854D0" w:rsidP="003854D0">
      <w:pPr>
        <w:pStyle w:val="ListParagraph"/>
        <w:spacing w:before="60" w:after="60" w:line="240" w:lineRule="auto"/>
        <w:rPr>
          <w:del w:id="779" w:author="Basso, Marta" w:date="2025-01-02T10:37:00Z" w16du:dateUtc="2025-01-02T18:37:00Z"/>
          <w:rFonts w:cs="Times New Roman"/>
        </w:rPr>
      </w:pPr>
    </w:p>
    <w:p w14:paraId="4EC8BBD6" w14:textId="7E77EBE9" w:rsidR="003854D0" w:rsidRPr="00D24364" w:rsidDel="00F325A9" w:rsidRDefault="003854D0" w:rsidP="003854D0">
      <w:pPr>
        <w:pStyle w:val="ListParagraph"/>
        <w:spacing w:before="60" w:after="60" w:line="240" w:lineRule="auto"/>
        <w:rPr>
          <w:del w:id="780" w:author="Basso, Marta" w:date="2025-01-02T10:37:00Z" w16du:dateUtc="2025-01-02T18:37:00Z"/>
          <w:rFonts w:cs="Times New Roman"/>
        </w:rPr>
      </w:pPr>
      <w:del w:id="781" w:author="Basso, Marta" w:date="2025-01-02T10:37:00Z" w16du:dateUtc="2025-01-02T18:37:00Z">
        <w:r w:rsidRPr="00D24364" w:rsidDel="00F325A9">
          <w:rPr>
            <w:noProof/>
            <w:sz w:val="20"/>
            <w:szCs w:val="20"/>
          </w:rPr>
          <w:drawing>
            <wp:inline distT="0" distB="0" distL="0" distR="0" wp14:anchorId="4EB8CB77" wp14:editId="22627AF6">
              <wp:extent cx="3409950" cy="742950"/>
              <wp:effectExtent l="0" t="0" r="0" b="0"/>
              <wp:docPr id="1743208864" name="Picture 1743208864"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white sign with black and blue text&#10;&#10;Description automatically generated"/>
                      <pic:cNvPicPr/>
                    </pic:nvPicPr>
                    <pic:blipFill>
                      <a:blip r:embed="rId38"/>
                      <a:stretch>
                        <a:fillRect/>
                      </a:stretch>
                    </pic:blipFill>
                    <pic:spPr>
                      <a:xfrm>
                        <a:off x="0" y="0"/>
                        <a:ext cx="3409950" cy="742950"/>
                      </a:xfrm>
                      <a:prstGeom prst="rect">
                        <a:avLst/>
                      </a:prstGeom>
                    </pic:spPr>
                  </pic:pic>
                </a:graphicData>
              </a:graphic>
            </wp:inline>
          </w:drawing>
        </w:r>
      </w:del>
    </w:p>
    <w:p w14:paraId="05DADE42" w14:textId="59A24CEB" w:rsidR="003854D0" w:rsidRPr="00D24364" w:rsidDel="00F325A9" w:rsidRDefault="003854D0" w:rsidP="003854D0">
      <w:pPr>
        <w:pStyle w:val="ListParagraph"/>
        <w:spacing w:before="60" w:after="60" w:line="240" w:lineRule="auto"/>
        <w:ind w:left="2520"/>
        <w:rPr>
          <w:del w:id="782" w:author="Basso, Marta" w:date="2025-01-02T10:37:00Z" w16du:dateUtc="2025-01-02T18:37:00Z"/>
          <w:rFonts w:cs="Times New Roman"/>
          <w:b/>
        </w:rPr>
      </w:pPr>
    </w:p>
    <w:p w14:paraId="388D3177" w14:textId="28EB65FD" w:rsidR="003854D0" w:rsidRPr="00D24364" w:rsidDel="00F325A9" w:rsidRDefault="003854D0" w:rsidP="003854D0">
      <w:pPr>
        <w:pStyle w:val="ListParagraph"/>
        <w:numPr>
          <w:ilvl w:val="0"/>
          <w:numId w:val="21"/>
        </w:numPr>
        <w:spacing w:before="60" w:after="60" w:line="240" w:lineRule="auto"/>
        <w:rPr>
          <w:del w:id="783" w:author="Basso, Marta" w:date="2025-01-02T10:37:00Z" w16du:dateUtc="2025-01-02T18:37:00Z"/>
          <w:rFonts w:cs="Times New Roman"/>
        </w:rPr>
      </w:pPr>
      <w:del w:id="784" w:author="Basso, Marta" w:date="2025-01-02T10:37:00Z" w16du:dateUtc="2025-01-02T18:37:00Z">
        <w:r w:rsidRPr="00D24364" w:rsidDel="00F325A9">
          <w:rPr>
            <w:rFonts w:cs="Times New Roman"/>
          </w:rPr>
          <w:delText>Enter the time and date you wish the first samples to be collected. Note: Time is in 24 hour clock.</w:delText>
        </w:r>
      </w:del>
    </w:p>
    <w:p w14:paraId="1BAF7182" w14:textId="6C7BFB1F" w:rsidR="003854D0" w:rsidRPr="00D24364" w:rsidDel="00F325A9" w:rsidRDefault="003854D0" w:rsidP="003854D0">
      <w:pPr>
        <w:pStyle w:val="ListParagraph"/>
        <w:spacing w:before="60" w:after="60" w:line="240" w:lineRule="auto"/>
        <w:rPr>
          <w:del w:id="785" w:author="Basso, Marta" w:date="2025-01-02T10:37:00Z" w16du:dateUtc="2025-01-02T18:37:00Z"/>
          <w:rFonts w:cs="Times New Roman"/>
        </w:rPr>
      </w:pPr>
      <w:del w:id="786" w:author="Basso, Marta" w:date="2025-01-02T10:37:00Z" w16du:dateUtc="2025-01-02T18:37:00Z">
        <w:r w:rsidRPr="00D24364" w:rsidDel="00F325A9">
          <w:rPr>
            <w:noProof/>
            <w:sz w:val="20"/>
            <w:szCs w:val="20"/>
          </w:rPr>
          <w:drawing>
            <wp:inline distT="0" distB="0" distL="0" distR="0" wp14:anchorId="3713E3F8" wp14:editId="111D6834">
              <wp:extent cx="3362325" cy="742950"/>
              <wp:effectExtent l="0" t="0" r="9525" b="0"/>
              <wp:docPr id="1153283153" name="Picture 1153283153" descr="A white background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white background with black and blue letters&#10;&#10;Description automatically generated"/>
                      <pic:cNvPicPr/>
                    </pic:nvPicPr>
                    <pic:blipFill>
                      <a:blip r:embed="rId39"/>
                      <a:stretch>
                        <a:fillRect/>
                      </a:stretch>
                    </pic:blipFill>
                    <pic:spPr>
                      <a:xfrm>
                        <a:off x="0" y="0"/>
                        <a:ext cx="3362325" cy="742950"/>
                      </a:xfrm>
                      <a:prstGeom prst="rect">
                        <a:avLst/>
                      </a:prstGeom>
                    </pic:spPr>
                  </pic:pic>
                </a:graphicData>
              </a:graphic>
            </wp:inline>
          </w:drawing>
        </w:r>
      </w:del>
    </w:p>
    <w:p w14:paraId="34A24272" w14:textId="6B5DD117" w:rsidR="003854D0" w:rsidRPr="00D24364" w:rsidDel="00F325A9" w:rsidRDefault="003854D0" w:rsidP="003854D0">
      <w:pPr>
        <w:pStyle w:val="ListParagraph"/>
        <w:spacing w:before="60" w:after="60" w:line="240" w:lineRule="auto"/>
        <w:rPr>
          <w:del w:id="787" w:author="Basso, Marta" w:date="2025-01-02T10:37:00Z" w16du:dateUtc="2025-01-02T18:37:00Z"/>
          <w:rFonts w:cs="Times New Roman"/>
        </w:rPr>
      </w:pPr>
    </w:p>
    <w:p w14:paraId="4FDBEE6C" w14:textId="5DCA5C0B" w:rsidR="003854D0" w:rsidRPr="00D24364" w:rsidDel="00F325A9" w:rsidRDefault="003854D0" w:rsidP="003854D0">
      <w:pPr>
        <w:pStyle w:val="ListParagraph"/>
        <w:numPr>
          <w:ilvl w:val="0"/>
          <w:numId w:val="21"/>
        </w:numPr>
        <w:spacing w:before="60" w:after="60" w:line="240" w:lineRule="auto"/>
        <w:rPr>
          <w:del w:id="788" w:author="Basso, Marta" w:date="2025-01-02T10:37:00Z" w16du:dateUtc="2025-01-02T18:37:00Z"/>
          <w:rFonts w:cs="Times New Roman"/>
        </w:rPr>
      </w:pPr>
      <w:del w:id="789" w:author="Basso, Marta" w:date="2025-01-02T10:37:00Z" w16du:dateUtc="2025-01-02T18:37:00Z">
        <w:r w:rsidRPr="00D24364" w:rsidDel="00F325A9">
          <w:rPr>
            <w:rFonts w:cs="Times New Roman"/>
          </w:rPr>
          <w:delText>After you the previous step, you should receive the message “PROGRAMMING SEQUENCE COMPLETE”, which will then return you to the standby mode.</w:delText>
        </w:r>
      </w:del>
    </w:p>
    <w:p w14:paraId="43568B5D" w14:textId="7481B1D7" w:rsidR="003854D0" w:rsidRPr="00D24364" w:rsidDel="00F325A9" w:rsidRDefault="003854D0" w:rsidP="003854D0">
      <w:pPr>
        <w:pStyle w:val="ListParagraph"/>
        <w:spacing w:before="60" w:after="60" w:line="240" w:lineRule="auto"/>
        <w:rPr>
          <w:del w:id="790" w:author="Basso, Marta" w:date="2025-01-02T10:37:00Z" w16du:dateUtc="2025-01-02T18:37:00Z"/>
          <w:rFonts w:cs="Times New Roman"/>
        </w:rPr>
      </w:pPr>
      <w:del w:id="791" w:author="Basso, Marta" w:date="2025-01-02T10:37:00Z" w16du:dateUtc="2025-01-02T18:37:00Z">
        <w:r w:rsidRPr="00D24364" w:rsidDel="00F325A9">
          <w:rPr>
            <w:noProof/>
            <w:sz w:val="20"/>
            <w:szCs w:val="20"/>
          </w:rPr>
          <w:drawing>
            <wp:inline distT="0" distB="0" distL="0" distR="0" wp14:anchorId="303354D4" wp14:editId="3C4A1CDC">
              <wp:extent cx="3362325" cy="723900"/>
              <wp:effectExtent l="0" t="0" r="9525" b="0"/>
              <wp:docPr id="583829280" name="Picture 583829280" descr="A white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white sign with black letters&#10;&#10;Description automatically generated"/>
                      <pic:cNvPicPr/>
                    </pic:nvPicPr>
                    <pic:blipFill>
                      <a:blip r:embed="rId40"/>
                      <a:stretch>
                        <a:fillRect/>
                      </a:stretch>
                    </pic:blipFill>
                    <pic:spPr>
                      <a:xfrm>
                        <a:off x="0" y="0"/>
                        <a:ext cx="3362325" cy="723900"/>
                      </a:xfrm>
                      <a:prstGeom prst="rect">
                        <a:avLst/>
                      </a:prstGeom>
                    </pic:spPr>
                  </pic:pic>
                </a:graphicData>
              </a:graphic>
            </wp:inline>
          </w:drawing>
        </w:r>
      </w:del>
    </w:p>
    <w:p w14:paraId="6A2D385D" w14:textId="5128B70B" w:rsidR="003854D0" w:rsidRPr="00D24364" w:rsidDel="00F325A9" w:rsidRDefault="003854D0" w:rsidP="003854D0">
      <w:pPr>
        <w:pStyle w:val="ListParagraph"/>
        <w:spacing w:before="60" w:after="60" w:line="240" w:lineRule="auto"/>
        <w:rPr>
          <w:del w:id="792" w:author="Basso, Marta" w:date="2025-01-02T10:37:00Z" w16du:dateUtc="2025-01-02T18:37:00Z"/>
          <w:rFonts w:cs="Times New Roman"/>
        </w:rPr>
      </w:pPr>
      <w:del w:id="793" w:author="Basso, Marta" w:date="2025-01-02T10:37:00Z" w16du:dateUtc="2025-01-02T18:37:00Z">
        <w:r w:rsidRPr="00D24364" w:rsidDel="00F325A9">
          <w:rPr>
            <w:noProof/>
            <w:sz w:val="20"/>
            <w:szCs w:val="20"/>
          </w:rPr>
          <w:lastRenderedPageBreak/>
          <w:drawing>
            <wp:inline distT="0" distB="0" distL="0" distR="0" wp14:anchorId="02420795" wp14:editId="3A298292">
              <wp:extent cx="3333750" cy="704850"/>
              <wp:effectExtent l="0" t="0" r="0" b="0"/>
              <wp:docPr id="210494176" name="Picture 210494176" descr="A white sign with black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white sign with black letters and numbers&#10;&#10;Description automatically generated"/>
                      <pic:cNvPicPr/>
                    </pic:nvPicPr>
                    <pic:blipFill>
                      <a:blip r:embed="rId41"/>
                      <a:stretch>
                        <a:fillRect/>
                      </a:stretch>
                    </pic:blipFill>
                    <pic:spPr>
                      <a:xfrm>
                        <a:off x="0" y="0"/>
                        <a:ext cx="3333750" cy="704850"/>
                      </a:xfrm>
                      <a:prstGeom prst="rect">
                        <a:avLst/>
                      </a:prstGeom>
                    </pic:spPr>
                  </pic:pic>
                </a:graphicData>
              </a:graphic>
            </wp:inline>
          </w:drawing>
        </w:r>
      </w:del>
    </w:p>
    <w:p w14:paraId="63D82FDC" w14:textId="2202FAB0" w:rsidR="003854D0" w:rsidRPr="00D24364" w:rsidDel="00F325A9" w:rsidRDefault="003854D0" w:rsidP="003854D0">
      <w:pPr>
        <w:pStyle w:val="ListParagraph"/>
        <w:spacing w:before="60" w:after="60" w:line="240" w:lineRule="auto"/>
        <w:rPr>
          <w:del w:id="794" w:author="Basso, Marta" w:date="2025-01-02T10:37:00Z" w16du:dateUtc="2025-01-02T18:37:00Z"/>
          <w:rFonts w:cs="Times New Roman"/>
        </w:rPr>
      </w:pPr>
    </w:p>
    <w:p w14:paraId="77B0F039" w14:textId="602D82AB" w:rsidR="003854D0" w:rsidRPr="00D24364" w:rsidDel="00F325A9" w:rsidRDefault="003854D0" w:rsidP="003854D0">
      <w:pPr>
        <w:pStyle w:val="ListParagraph"/>
        <w:numPr>
          <w:ilvl w:val="0"/>
          <w:numId w:val="21"/>
        </w:numPr>
        <w:spacing w:before="60" w:after="60" w:line="240" w:lineRule="auto"/>
        <w:rPr>
          <w:del w:id="795" w:author="Basso, Marta" w:date="2025-01-02T10:37:00Z" w16du:dateUtc="2025-01-02T18:37:00Z"/>
          <w:rFonts w:cs="Times New Roman"/>
        </w:rPr>
      </w:pPr>
      <w:del w:id="796" w:author="Basso, Marta" w:date="2025-01-02T10:37:00Z" w16du:dateUtc="2025-01-02T18:37:00Z">
        <w:r w:rsidRPr="00D24364" w:rsidDel="00F325A9">
          <w:rPr>
            <w:rFonts w:cs="Times New Roman"/>
          </w:rPr>
          <w:delText xml:space="preserve">CRITICAL STEP: To run the program, press the </w:delText>
        </w:r>
        <w:r w:rsidRPr="002F528C" w:rsidDel="00F325A9">
          <w:rPr>
            <w:rFonts w:cs="Times New Roman"/>
            <w:b/>
            <w:bCs/>
            <w:rPrChange w:id="797" w:author="Basso, Marta" w:date="2024-11-15T09:15:00Z" w16du:dateUtc="2024-11-15T17:15:00Z">
              <w:rPr>
                <w:rFonts w:cs="Times New Roman"/>
              </w:rPr>
            </w:rPrChange>
          </w:rPr>
          <w:delText>START SAMPLING key</w:delText>
        </w:r>
        <w:r w:rsidRPr="00D24364" w:rsidDel="00F325A9">
          <w:rPr>
            <w:rFonts w:cs="Times New Roman"/>
          </w:rPr>
          <w:delText>, which will then ask you which bottle to begin sampling. Input BOTTLE 1 and the run sequence will start.</w:delText>
        </w:r>
      </w:del>
    </w:p>
    <w:p w14:paraId="59FCAAB9" w14:textId="547C4637" w:rsidR="003854D0" w:rsidRPr="00D24364" w:rsidDel="00F325A9" w:rsidRDefault="003854D0" w:rsidP="003854D0">
      <w:pPr>
        <w:pStyle w:val="ListParagraph"/>
        <w:spacing w:before="60" w:after="60" w:line="240" w:lineRule="auto"/>
        <w:rPr>
          <w:del w:id="798" w:author="Basso, Marta" w:date="2025-01-02T10:37:00Z" w16du:dateUtc="2025-01-02T18:37:00Z"/>
          <w:rFonts w:cs="Times New Roman"/>
        </w:rPr>
      </w:pPr>
      <w:del w:id="799" w:author="Basso, Marta" w:date="2025-01-02T10:37:00Z" w16du:dateUtc="2025-01-02T18:37:00Z">
        <w:r w:rsidRPr="00D24364" w:rsidDel="00F325A9">
          <w:rPr>
            <w:noProof/>
            <w:sz w:val="20"/>
            <w:szCs w:val="20"/>
          </w:rPr>
          <w:drawing>
            <wp:inline distT="0" distB="0" distL="0" distR="0" wp14:anchorId="6582F1A8" wp14:editId="6B7DA9F9">
              <wp:extent cx="3352800" cy="714375"/>
              <wp:effectExtent l="0" t="0" r="0" b="9525"/>
              <wp:docPr id="1082813922" name="Picture 1082813922" descr="A white sign with black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sign with black and orange letters&#10;&#10;Description automatically generated"/>
                      <pic:cNvPicPr/>
                    </pic:nvPicPr>
                    <pic:blipFill>
                      <a:blip r:embed="rId42"/>
                      <a:stretch>
                        <a:fillRect/>
                      </a:stretch>
                    </pic:blipFill>
                    <pic:spPr>
                      <a:xfrm>
                        <a:off x="0" y="0"/>
                        <a:ext cx="3352800" cy="714375"/>
                      </a:xfrm>
                      <a:prstGeom prst="rect">
                        <a:avLst/>
                      </a:prstGeom>
                    </pic:spPr>
                  </pic:pic>
                </a:graphicData>
              </a:graphic>
            </wp:inline>
          </w:drawing>
        </w:r>
      </w:del>
    </w:p>
    <w:p w14:paraId="4D2E6A53" w14:textId="3E9E9C99" w:rsidR="003854D0" w:rsidRPr="00D24364" w:rsidDel="00F325A9" w:rsidRDefault="003854D0" w:rsidP="003854D0">
      <w:pPr>
        <w:pStyle w:val="ListParagraph"/>
        <w:spacing w:before="60" w:after="60" w:line="240" w:lineRule="auto"/>
        <w:rPr>
          <w:del w:id="800" w:author="Basso, Marta" w:date="2025-01-02T10:37:00Z" w16du:dateUtc="2025-01-02T18:37:00Z"/>
          <w:rFonts w:cs="Times New Roman"/>
        </w:rPr>
      </w:pPr>
    </w:p>
    <w:p w14:paraId="08B1DA4E" w14:textId="6E636784" w:rsidR="003854D0" w:rsidRPr="00D24364" w:rsidDel="00F325A9" w:rsidRDefault="003854D0" w:rsidP="003854D0">
      <w:pPr>
        <w:pStyle w:val="ListParagraph"/>
        <w:numPr>
          <w:ilvl w:val="0"/>
          <w:numId w:val="21"/>
        </w:numPr>
        <w:spacing w:before="60" w:after="60" w:line="240" w:lineRule="auto"/>
        <w:rPr>
          <w:del w:id="801" w:author="Basso, Marta" w:date="2025-01-02T10:37:00Z" w16du:dateUtc="2025-01-02T18:37:00Z"/>
          <w:rFonts w:cs="Times New Roman"/>
        </w:rPr>
      </w:pPr>
      <w:del w:id="802" w:author="Basso, Marta" w:date="2025-01-02T10:37:00Z" w16du:dateUtc="2025-01-02T18:37:00Z">
        <w:r w:rsidRPr="00D24364" w:rsidDel="00F325A9">
          <w:rPr>
            <w:rFonts w:cs="Times New Roman"/>
          </w:rPr>
          <w:delText>The display should then look something like this. The first line of this display indicates the start time. The second line reports the current time and date.</w:delText>
        </w:r>
      </w:del>
    </w:p>
    <w:p w14:paraId="1F68CF2F" w14:textId="1C71583D" w:rsidR="008740BC" w:rsidRPr="00C323BF" w:rsidDel="00F325A9" w:rsidRDefault="003854D0" w:rsidP="00C323BF">
      <w:pPr>
        <w:pStyle w:val="ListParagraph"/>
        <w:numPr>
          <w:ilvl w:val="0"/>
          <w:numId w:val="21"/>
        </w:numPr>
        <w:spacing w:before="60" w:after="60" w:line="240" w:lineRule="auto"/>
        <w:rPr>
          <w:ins w:id="803" w:author="Bogaart, Manon" w:date="2024-12-17T16:12:00Z" w16du:dateUtc="2024-12-18T00:12:00Z"/>
          <w:del w:id="804" w:author="Basso, Marta" w:date="2025-01-02T10:37:00Z" w16du:dateUtc="2025-01-02T18:37:00Z"/>
          <w:rFonts w:cs="Times New Roman"/>
          <w:rPrChange w:id="805" w:author="Basso, Marta" w:date="2024-12-27T11:55:00Z" w16du:dateUtc="2024-12-27T19:55:00Z">
            <w:rPr>
              <w:ins w:id="806" w:author="Bogaart, Manon" w:date="2024-12-17T16:12:00Z" w16du:dateUtc="2024-12-18T00:12:00Z"/>
              <w:del w:id="807" w:author="Basso, Marta" w:date="2025-01-02T10:37:00Z" w16du:dateUtc="2025-01-02T18:37:00Z"/>
              <w:rFonts w:cs="Times New Roman"/>
              <w:b/>
              <w:bCs/>
            </w:rPr>
          </w:rPrChange>
        </w:rPr>
      </w:pPr>
      <w:del w:id="808" w:author="Basso, Marta" w:date="2025-01-02T10:37:00Z" w16du:dateUtc="2025-01-02T18:37:00Z">
        <w:r w:rsidRPr="00D24364" w:rsidDel="00F325A9">
          <w:rPr>
            <w:noProof/>
            <w:sz w:val="20"/>
            <w:szCs w:val="20"/>
          </w:rPr>
          <w:drawing>
            <wp:inline distT="0" distB="0" distL="0" distR="0" wp14:anchorId="4EEE9D88" wp14:editId="331E4FC9">
              <wp:extent cx="3438525" cy="723900"/>
              <wp:effectExtent l="0" t="0" r="9525" b="0"/>
              <wp:docPr id="324533266" name="Picture 324533266" descr="A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 shot of a number&#10;&#10;Description automatically generated"/>
                      <pic:cNvPicPr/>
                    </pic:nvPicPr>
                    <pic:blipFill>
                      <a:blip r:embed="rId43"/>
                      <a:stretch>
                        <a:fillRect/>
                      </a:stretch>
                    </pic:blipFill>
                    <pic:spPr>
                      <a:xfrm>
                        <a:off x="0" y="0"/>
                        <a:ext cx="3438525" cy="723900"/>
                      </a:xfrm>
                      <a:prstGeom prst="rect">
                        <a:avLst/>
                      </a:prstGeom>
                    </pic:spPr>
                  </pic:pic>
                </a:graphicData>
              </a:graphic>
            </wp:inline>
          </w:drawing>
        </w:r>
      </w:del>
    </w:p>
    <w:p w14:paraId="212721E5" w14:textId="2B122E4C" w:rsidR="009E650E" w:rsidDel="00F325A9" w:rsidRDefault="009E650E" w:rsidP="009E650E">
      <w:pPr>
        <w:spacing w:before="60" w:after="60" w:line="240" w:lineRule="auto"/>
        <w:rPr>
          <w:ins w:id="809" w:author="Bogaart, Manon" w:date="2024-12-17T16:12:00Z" w16du:dateUtc="2024-12-18T00:12:00Z"/>
          <w:del w:id="810" w:author="Basso, Marta" w:date="2025-01-02T10:38:00Z" w16du:dateUtc="2025-01-02T18:38:00Z"/>
          <w:rFonts w:cs="Times New Roman"/>
        </w:rPr>
      </w:pPr>
    </w:p>
    <w:p w14:paraId="1A87DF30" w14:textId="5922DC76" w:rsidR="009E650E" w:rsidRPr="009E650E" w:rsidDel="00F325A9" w:rsidRDefault="009E650E">
      <w:pPr>
        <w:pStyle w:val="ListParagraph"/>
        <w:numPr>
          <w:ilvl w:val="0"/>
          <w:numId w:val="21"/>
        </w:numPr>
        <w:spacing w:before="60" w:after="60" w:line="240" w:lineRule="auto"/>
        <w:rPr>
          <w:del w:id="811" w:author="Basso, Marta" w:date="2025-01-02T10:38:00Z" w16du:dateUtc="2025-01-02T18:38:00Z"/>
          <w:moveFrom w:id="812" w:author="Basso, Marta" w:date="2025-01-02T10:38:00Z" w16du:dateUtc="2025-01-02T18:38:00Z"/>
          <w:rFonts w:cs="Times New Roman"/>
        </w:rPr>
        <w:pPrChange w:id="813" w:author="Bogaart, Manon" w:date="2024-12-17T16:12:00Z" w16du:dateUtc="2024-12-18T00:12:00Z">
          <w:pPr>
            <w:pStyle w:val="ListParagraph"/>
            <w:spacing w:before="60" w:after="60" w:line="240" w:lineRule="auto"/>
          </w:pPr>
        </w:pPrChange>
      </w:pPr>
      <w:moveFromRangeStart w:id="814" w:author="Basso, Marta" w:date="2025-01-02T10:38:00Z" w:name="move186706719"/>
      <w:commentRangeStart w:id="815"/>
      <w:moveFrom w:id="816" w:author="Basso, Marta" w:date="2025-01-02T10:38:00Z" w16du:dateUtc="2025-01-02T18:38:00Z">
        <w:ins w:id="817" w:author="Bogaart, Manon" w:date="2024-12-17T16:12:00Z" w16du:dateUtc="2024-12-18T00:12:00Z">
          <w:del w:id="818" w:author="Basso, Marta" w:date="2025-01-02T10:38:00Z" w16du:dateUtc="2025-01-02T18:38:00Z">
            <w:r w:rsidDel="00F325A9">
              <w:rPr>
                <w:rFonts w:cs="Times New Roman"/>
              </w:rPr>
              <w:delText>Empty the water that is p</w:delText>
            </w:r>
          </w:del>
        </w:ins>
        <w:ins w:id="819" w:author="Bogaart, Manon" w:date="2024-12-17T16:13:00Z" w16du:dateUtc="2024-12-18T00:13:00Z">
          <w:del w:id="820" w:author="Basso, Marta" w:date="2025-01-02T10:38:00Z" w16du:dateUtc="2025-01-02T18:38:00Z">
            <w:r w:rsidDel="00F325A9">
              <w:rPr>
                <w:rFonts w:cs="Times New Roman"/>
              </w:rPr>
              <w:delText>ossibly present in the</w:delText>
            </w:r>
          </w:del>
        </w:ins>
        <w:ins w:id="821" w:author="Bogaart, Manon" w:date="2024-12-17T16:12:00Z" w16du:dateUtc="2024-12-18T00:12:00Z">
          <w:del w:id="822" w:author="Basso, Marta" w:date="2025-01-02T10:38:00Z" w16du:dateUtc="2025-01-02T18:38:00Z">
            <w:r w:rsidDel="00F325A9">
              <w:rPr>
                <w:rFonts w:cs="Times New Roman"/>
              </w:rPr>
              <w:delText xml:space="preserve"> plastic container </w:delText>
            </w:r>
          </w:del>
        </w:ins>
        <w:ins w:id="823" w:author="Bogaart, Manon" w:date="2024-12-17T16:13:00Z" w16du:dateUtc="2024-12-18T00:13:00Z">
          <w:del w:id="824" w:author="Basso, Marta" w:date="2025-01-02T10:38:00Z" w16du:dateUtc="2025-01-02T18:38:00Z">
            <w:r w:rsidDel="00F325A9">
              <w:rPr>
                <w:rFonts w:cs="Times New Roman"/>
              </w:rPr>
              <w:delText>of</w:delText>
            </w:r>
          </w:del>
        </w:ins>
        <w:ins w:id="825" w:author="Bogaart, Manon" w:date="2024-12-17T16:12:00Z" w16du:dateUtc="2024-12-18T00:12:00Z">
          <w:del w:id="826" w:author="Basso, Marta" w:date="2025-01-02T10:38:00Z" w16du:dateUtc="2025-01-02T18:38:00Z">
            <w:r w:rsidDel="00F325A9">
              <w:rPr>
                <w:rFonts w:cs="Times New Roman"/>
              </w:rPr>
              <w:delText xml:space="preserve"> the battery</w:delText>
            </w:r>
          </w:del>
        </w:ins>
        <w:ins w:id="827" w:author="Bogaart, Manon" w:date="2024-12-17T16:13:00Z" w16du:dateUtc="2024-12-18T00:13:00Z">
          <w:del w:id="828" w:author="Basso, Marta" w:date="2025-01-02T10:38:00Z" w16du:dateUtc="2025-01-02T18:38:00Z">
            <w:r w:rsidDel="00F325A9">
              <w:rPr>
                <w:rFonts w:cs="Times New Roman"/>
              </w:rPr>
              <w:delText>.</w:delText>
            </w:r>
            <w:commentRangeEnd w:id="815"/>
            <w:r w:rsidDel="00F325A9">
              <w:rPr>
                <w:rStyle w:val="CommentReference"/>
              </w:rPr>
              <w:commentReference w:id="815"/>
            </w:r>
          </w:del>
        </w:ins>
      </w:moveFrom>
    </w:p>
    <w:moveFromRangeEnd w:id="814"/>
    <w:p w14:paraId="1F063FA2" w14:textId="42ED71B1" w:rsidR="003854D0" w:rsidRPr="00045D1A" w:rsidDel="00F325A9" w:rsidRDefault="003854D0" w:rsidP="00045D1A">
      <w:pPr>
        <w:rPr>
          <w:del w:id="829" w:author="Basso, Marta" w:date="2025-01-02T10:38:00Z" w16du:dateUtc="2025-01-02T18:38:00Z"/>
          <w:rFonts w:cs="Times New Roman"/>
          <w:sz w:val="24"/>
          <w:szCs w:val="24"/>
        </w:rPr>
      </w:pPr>
    </w:p>
    <w:p w14:paraId="085931B2" w14:textId="77777777" w:rsidR="00B92A73" w:rsidRPr="00045D1A" w:rsidRDefault="00B92A73" w:rsidP="00045D1A">
      <w:pPr>
        <w:rPr>
          <w:rFonts w:ascii="Times New Roman" w:hAnsi="Times New Roman" w:cs="Times New Roman"/>
          <w:sz w:val="24"/>
          <w:szCs w:val="24"/>
        </w:rPr>
      </w:pPr>
    </w:p>
    <w:p w14:paraId="37705162" w14:textId="77777777" w:rsidR="00D1652B" w:rsidRPr="00045D1A" w:rsidRDefault="00D1652B" w:rsidP="00D1652B">
      <w:pPr>
        <w:pStyle w:val="Heading3"/>
        <w:rPr>
          <w:sz w:val="32"/>
          <w:szCs w:val="32"/>
        </w:rPr>
      </w:pPr>
      <w:bookmarkStart w:id="830" w:name="_Toc180737242"/>
      <w:r w:rsidRPr="00045D1A">
        <w:rPr>
          <w:sz w:val="32"/>
          <w:szCs w:val="32"/>
        </w:rPr>
        <w:t>Sondes</w:t>
      </w:r>
      <w:bookmarkEnd w:id="830"/>
    </w:p>
    <w:p w14:paraId="79C45B9A" w14:textId="0E749532" w:rsidR="009760D9" w:rsidDel="00F325A9" w:rsidRDefault="00F325A9" w:rsidP="00F325A9">
      <w:pPr>
        <w:pStyle w:val="ListParagraph"/>
        <w:numPr>
          <w:ilvl w:val="0"/>
          <w:numId w:val="50"/>
        </w:numPr>
        <w:rPr>
          <w:del w:id="831" w:author="Basso, Marta" w:date="2025-01-02T10:40:00Z" w16du:dateUtc="2025-01-02T18:40:00Z"/>
        </w:rPr>
      </w:pPr>
      <w:bookmarkStart w:id="832" w:name="_Hlk179201511"/>
      <w:ins w:id="833" w:author="Basso, Marta" w:date="2025-01-02T10:40:00Z" w16du:dateUtc="2025-01-02T18:40:00Z">
        <w:r>
          <w:t xml:space="preserve">Before retrieving the sonde from the water, make sure you have enough time </w:t>
        </w:r>
      </w:ins>
      <w:ins w:id="834" w:author="Basso, Marta" w:date="2025-01-02T10:41:00Z" w16du:dateUtc="2025-01-02T18:41:00Z">
        <w:r>
          <w:t>from the next sampling.</w:t>
        </w:r>
      </w:ins>
    </w:p>
    <w:p w14:paraId="03605B63" w14:textId="77777777" w:rsidR="00F325A9" w:rsidRDefault="00F325A9" w:rsidP="00F325A9">
      <w:pPr>
        <w:pStyle w:val="ListParagraph"/>
        <w:numPr>
          <w:ilvl w:val="0"/>
          <w:numId w:val="50"/>
        </w:numPr>
        <w:rPr>
          <w:ins w:id="835" w:author="Basso, Marta" w:date="2025-01-02T10:42:00Z" w16du:dateUtc="2025-01-02T18:42:00Z"/>
        </w:rPr>
      </w:pPr>
    </w:p>
    <w:p w14:paraId="2DBB1F2E" w14:textId="77777777" w:rsidR="00F325A9" w:rsidRDefault="00F325A9">
      <w:pPr>
        <w:pStyle w:val="ListParagraph"/>
        <w:rPr>
          <w:ins w:id="836" w:author="Basso, Marta" w:date="2025-01-02T10:41:00Z" w16du:dateUtc="2025-01-02T18:41:00Z"/>
        </w:rPr>
        <w:pPrChange w:id="837" w:author="Basso, Marta" w:date="2025-01-02T10:42:00Z" w16du:dateUtc="2025-01-02T18:42:00Z">
          <w:pPr/>
        </w:pPrChange>
      </w:pPr>
    </w:p>
    <w:p w14:paraId="3FC404CC" w14:textId="717B5280" w:rsidR="009760D9" w:rsidDel="00F325A9" w:rsidRDefault="00F325A9" w:rsidP="00F325A9">
      <w:pPr>
        <w:pStyle w:val="ListParagraph"/>
        <w:numPr>
          <w:ilvl w:val="0"/>
          <w:numId w:val="50"/>
        </w:numPr>
        <w:rPr>
          <w:del w:id="838" w:author="Basso, Marta" w:date="2025-01-02T10:40:00Z" w16du:dateUtc="2025-01-02T18:40:00Z"/>
        </w:rPr>
      </w:pPr>
      <w:ins w:id="839" w:author="Basso, Marta" w:date="2025-01-02T10:41:00Z" w16du:dateUtc="2025-01-02T18:41:00Z">
        <w:r>
          <w:t>Partially download the data in the sonde with the sonde handheld</w:t>
        </w:r>
      </w:ins>
      <w:ins w:id="840" w:author="Basso, Marta" w:date="2025-01-02T10:42:00Z" w16du:dateUtc="2025-01-02T18:42:00Z">
        <w:r>
          <w:t>.</w:t>
        </w:r>
      </w:ins>
      <w:del w:id="841" w:author="Basso, Marta" w:date="2025-01-02T10:40:00Z" w16du:dateUtc="2025-01-02T18:40:00Z">
        <w:r w:rsidR="009760D9" w:rsidDel="00F325A9">
          <w:delText xml:space="preserve">Cut a length of cable which will be used to pull the sonde out of the pipe. Create a loop at one end of the cable and secure using u-bolts (x2). Using a carabiner, secure the sonde bail (the black loop on the top) to loop in the cable. </w:delText>
        </w:r>
      </w:del>
    </w:p>
    <w:p w14:paraId="2BBCDEC8" w14:textId="77777777" w:rsidR="00F325A9" w:rsidRDefault="00F325A9" w:rsidP="00F325A9">
      <w:pPr>
        <w:pStyle w:val="ListParagraph"/>
        <w:numPr>
          <w:ilvl w:val="0"/>
          <w:numId w:val="50"/>
        </w:numPr>
        <w:rPr>
          <w:ins w:id="842" w:author="Basso, Marta" w:date="2025-01-02T10:42:00Z" w16du:dateUtc="2025-01-02T18:42:00Z"/>
        </w:rPr>
      </w:pPr>
    </w:p>
    <w:p w14:paraId="0AF08829" w14:textId="77777777" w:rsidR="00F325A9" w:rsidRDefault="00F325A9">
      <w:pPr>
        <w:pStyle w:val="ListParagraph"/>
        <w:rPr>
          <w:ins w:id="843" w:author="Basso, Marta" w:date="2025-01-02T10:42:00Z" w16du:dateUtc="2025-01-02T18:42:00Z"/>
        </w:rPr>
        <w:pPrChange w:id="844" w:author="Basso, Marta" w:date="2025-01-02T10:42:00Z" w16du:dateUtc="2025-01-02T18:42:00Z">
          <w:pPr>
            <w:pStyle w:val="ListParagraph"/>
            <w:numPr>
              <w:numId w:val="33"/>
            </w:numPr>
            <w:ind w:left="360" w:hanging="360"/>
            <w:jc w:val="both"/>
          </w:pPr>
        </w:pPrChange>
      </w:pPr>
    </w:p>
    <w:p w14:paraId="488E82A6" w14:textId="13E6509C" w:rsidR="00082A2C" w:rsidRDefault="00F325A9" w:rsidP="00F325A9">
      <w:pPr>
        <w:pStyle w:val="ListParagraph"/>
        <w:numPr>
          <w:ilvl w:val="0"/>
          <w:numId w:val="50"/>
        </w:numPr>
        <w:rPr>
          <w:ins w:id="845" w:author="Basso, Marta" w:date="2025-01-02T10:43:00Z" w16du:dateUtc="2025-01-02T18:43:00Z"/>
          <w:rFonts w:eastAsia="Arial" w:cs="Arial"/>
          <w:color w:val="000000" w:themeColor="text1"/>
        </w:rPr>
      </w:pPr>
      <w:ins w:id="846" w:author="Basso, Marta" w:date="2025-01-02T10:42:00Z" w16du:dateUtc="2025-01-02T18:42:00Z">
        <w:r>
          <w:rPr>
            <w:rFonts w:eastAsia="Arial" w:cs="Arial"/>
            <w:color w:val="000000" w:themeColor="text1"/>
          </w:rPr>
          <w:t>Check the battery level and record it.</w:t>
        </w:r>
      </w:ins>
    </w:p>
    <w:p w14:paraId="2AA8F4FF" w14:textId="77777777" w:rsidR="00F325A9" w:rsidRDefault="00F325A9">
      <w:pPr>
        <w:pStyle w:val="ListParagraph"/>
        <w:rPr>
          <w:ins w:id="847" w:author="Basso, Marta" w:date="2025-01-02T10:42:00Z" w16du:dateUtc="2025-01-02T18:42:00Z"/>
          <w:rFonts w:eastAsia="Arial" w:cs="Arial"/>
          <w:color w:val="000000" w:themeColor="text1"/>
        </w:rPr>
        <w:pPrChange w:id="848" w:author="Basso, Marta" w:date="2025-01-02T10:43:00Z" w16du:dateUtc="2025-01-02T18:43:00Z">
          <w:pPr>
            <w:pStyle w:val="ListParagraph"/>
            <w:numPr>
              <w:numId w:val="50"/>
            </w:numPr>
            <w:ind w:hanging="360"/>
          </w:pPr>
        </w:pPrChange>
      </w:pPr>
    </w:p>
    <w:p w14:paraId="403F3F70" w14:textId="1B0D8AB2" w:rsidR="00F325A9" w:rsidRDefault="00F325A9" w:rsidP="00F325A9">
      <w:pPr>
        <w:pStyle w:val="ListParagraph"/>
        <w:numPr>
          <w:ilvl w:val="0"/>
          <w:numId w:val="50"/>
        </w:numPr>
        <w:rPr>
          <w:ins w:id="849" w:author="Basso, Marta" w:date="2025-01-02T10:43:00Z" w16du:dateUtc="2025-01-02T18:43:00Z"/>
          <w:rFonts w:eastAsia="Arial" w:cs="Arial"/>
          <w:color w:val="000000" w:themeColor="text1"/>
        </w:rPr>
      </w:pPr>
      <w:ins w:id="850" w:author="Basso, Marta" w:date="2025-01-02T10:42:00Z" w16du:dateUtc="2025-01-02T18:42:00Z">
        <w:r>
          <w:rPr>
            <w:rFonts w:eastAsia="Arial" w:cs="Arial"/>
            <w:color w:val="000000" w:themeColor="text1"/>
          </w:rPr>
          <w:t>Record the next sampling time.</w:t>
        </w:r>
      </w:ins>
    </w:p>
    <w:p w14:paraId="442F2B39" w14:textId="77777777" w:rsidR="00F325A9" w:rsidRPr="00F325A9" w:rsidRDefault="00F325A9">
      <w:pPr>
        <w:pStyle w:val="ListParagraph"/>
        <w:rPr>
          <w:ins w:id="851" w:author="Basso, Marta" w:date="2025-01-02T10:43:00Z" w16du:dateUtc="2025-01-02T18:43:00Z"/>
          <w:rFonts w:eastAsia="Arial" w:cs="Arial"/>
          <w:color w:val="000000" w:themeColor="text1"/>
          <w:rPrChange w:id="852" w:author="Basso, Marta" w:date="2025-01-02T10:43:00Z" w16du:dateUtc="2025-01-02T18:43:00Z">
            <w:rPr>
              <w:ins w:id="853" w:author="Basso, Marta" w:date="2025-01-02T10:43:00Z" w16du:dateUtc="2025-01-02T18:43:00Z"/>
            </w:rPr>
          </w:rPrChange>
        </w:rPr>
        <w:pPrChange w:id="854" w:author="Basso, Marta" w:date="2025-01-02T10:43:00Z" w16du:dateUtc="2025-01-02T18:43:00Z">
          <w:pPr>
            <w:pStyle w:val="ListParagraph"/>
            <w:numPr>
              <w:numId w:val="50"/>
            </w:numPr>
            <w:ind w:hanging="360"/>
          </w:pPr>
        </w:pPrChange>
      </w:pPr>
    </w:p>
    <w:p w14:paraId="32F9F13C" w14:textId="77777777" w:rsidR="00B11E13" w:rsidRDefault="00F325A9" w:rsidP="00B11E13">
      <w:pPr>
        <w:pStyle w:val="ListParagraph"/>
        <w:numPr>
          <w:ilvl w:val="0"/>
          <w:numId w:val="50"/>
        </w:numPr>
        <w:rPr>
          <w:ins w:id="855" w:author="Basso, Marta" w:date="2025-01-02T10:44:00Z" w16du:dateUtc="2025-01-02T18:44:00Z"/>
          <w:rFonts w:eastAsia="Arial" w:cs="Arial"/>
          <w:color w:val="000000" w:themeColor="text1"/>
        </w:rPr>
      </w:pPr>
      <w:ins w:id="856" w:author="Basso, Marta" w:date="2025-01-02T10:43:00Z" w16du:dateUtc="2025-01-02T18:43:00Z">
        <w:r>
          <w:rPr>
            <w:rFonts w:eastAsia="Arial" w:cs="Arial"/>
            <w:color w:val="000000" w:themeColor="text1"/>
          </w:rPr>
          <w:t>Check if the sonde is launched.</w:t>
        </w:r>
      </w:ins>
    </w:p>
    <w:p w14:paraId="39A85DF8" w14:textId="77777777" w:rsidR="00B11E13" w:rsidRPr="00B11E13" w:rsidRDefault="00B11E13">
      <w:pPr>
        <w:pStyle w:val="ListParagraph"/>
        <w:rPr>
          <w:ins w:id="857" w:author="Basso, Marta" w:date="2025-01-02T10:44:00Z" w16du:dateUtc="2025-01-02T18:44:00Z"/>
          <w:rFonts w:eastAsia="Arial" w:cs="Arial"/>
          <w:color w:val="000000" w:themeColor="text1"/>
          <w:rPrChange w:id="858" w:author="Basso, Marta" w:date="2025-01-02T10:44:00Z" w16du:dateUtc="2025-01-02T18:44:00Z">
            <w:rPr>
              <w:ins w:id="859" w:author="Basso, Marta" w:date="2025-01-02T10:44:00Z" w16du:dateUtc="2025-01-02T18:44:00Z"/>
            </w:rPr>
          </w:rPrChange>
        </w:rPr>
        <w:pPrChange w:id="860" w:author="Basso, Marta" w:date="2025-01-02T10:44:00Z" w16du:dateUtc="2025-01-02T18:44:00Z">
          <w:pPr>
            <w:pStyle w:val="ListParagraph"/>
            <w:numPr>
              <w:numId w:val="50"/>
            </w:numPr>
            <w:ind w:hanging="360"/>
          </w:pPr>
        </w:pPrChange>
      </w:pPr>
    </w:p>
    <w:p w14:paraId="4DC2C5E8" w14:textId="11153CAA" w:rsidR="00F325A9" w:rsidDel="00B11E13" w:rsidRDefault="00F325A9" w:rsidP="00B11E13">
      <w:pPr>
        <w:pStyle w:val="ListParagraph"/>
        <w:numPr>
          <w:ilvl w:val="0"/>
          <w:numId w:val="50"/>
        </w:numPr>
        <w:rPr>
          <w:del w:id="861" w:author="Basso, Marta" w:date="2025-01-02T10:44:00Z" w16du:dateUtc="2025-01-02T18:44:00Z"/>
          <w:rFonts w:eastAsia="Arial" w:cs="Arial"/>
          <w:color w:val="000000" w:themeColor="text1"/>
        </w:rPr>
      </w:pPr>
    </w:p>
    <w:p w14:paraId="498F8983" w14:textId="2D744FE1" w:rsidR="009760D9" w:rsidDel="00F325A9" w:rsidRDefault="00B11E13">
      <w:pPr>
        <w:pStyle w:val="ListParagraph"/>
        <w:numPr>
          <w:ilvl w:val="0"/>
          <w:numId w:val="50"/>
        </w:numPr>
        <w:rPr>
          <w:del w:id="862" w:author="Basso, Marta" w:date="2025-01-02T10:43:00Z" w16du:dateUtc="2025-01-02T18:43:00Z"/>
          <w:rFonts w:eastAsia="Arial" w:cs="Arial"/>
          <w:color w:val="000000" w:themeColor="text1"/>
        </w:rPr>
        <w:pPrChange w:id="863" w:author="Basso, Marta" w:date="2025-01-02T10:44:00Z" w16du:dateUtc="2025-01-02T18:44:00Z">
          <w:pPr>
            <w:pStyle w:val="ListParagraph"/>
            <w:numPr>
              <w:numId w:val="33"/>
            </w:numPr>
            <w:spacing w:after="0" w:line="276" w:lineRule="auto"/>
            <w:ind w:left="360" w:hanging="360"/>
            <w:jc w:val="both"/>
          </w:pPr>
        </w:pPrChange>
      </w:pPr>
      <w:ins w:id="864" w:author="Basso, Marta" w:date="2025-01-02T10:44:00Z" w16du:dateUtc="2025-01-02T18:44:00Z">
        <w:r>
          <w:rPr>
            <w:rFonts w:eastAsia="Arial" w:cs="Arial"/>
            <w:color w:val="000000" w:themeColor="text1"/>
          </w:rPr>
          <w:t>M</w:t>
        </w:r>
      </w:ins>
      <w:del w:id="865" w:author="Basso, Marta" w:date="2025-01-02T10:43:00Z" w16du:dateUtc="2025-01-02T18:43:00Z">
        <w:r w:rsidR="009760D9" w:rsidDel="00F325A9">
          <w:rPr>
            <w:rFonts w:eastAsia="Arial" w:cs="Arial"/>
            <w:color w:val="000000" w:themeColor="text1"/>
          </w:rPr>
          <w:delText xml:space="preserve">Then </w:delText>
        </w:r>
        <w:r w:rsidR="009760D9" w:rsidRPr="00F264B9" w:rsidDel="00F325A9">
          <w:rPr>
            <w:rFonts w:eastAsia="Arial" w:cs="Arial"/>
            <w:color w:val="000000" w:themeColor="text1"/>
          </w:rPr>
          <w:delText>secure the opposite end of the cable to the cable hole at the top of the housing using u-bolts.</w:delText>
        </w:r>
      </w:del>
    </w:p>
    <w:p w14:paraId="34AF5080" w14:textId="2130F588" w:rsidR="00082A2C" w:rsidRPr="00045D1A" w:rsidDel="00F325A9" w:rsidRDefault="00082A2C">
      <w:pPr>
        <w:pStyle w:val="ListParagraph"/>
        <w:numPr>
          <w:ilvl w:val="0"/>
          <w:numId w:val="50"/>
        </w:numPr>
        <w:rPr>
          <w:del w:id="866" w:author="Basso, Marta" w:date="2025-01-02T10:43:00Z" w16du:dateUtc="2025-01-02T18:43:00Z"/>
          <w:rFonts w:eastAsia="Arial" w:cs="Arial"/>
          <w:color w:val="000000" w:themeColor="text1"/>
        </w:rPr>
        <w:pPrChange w:id="867" w:author="Basso, Marta" w:date="2025-01-02T10:44:00Z" w16du:dateUtc="2025-01-02T18:44:00Z">
          <w:pPr>
            <w:pStyle w:val="ListParagraph"/>
          </w:pPr>
        </w:pPrChange>
      </w:pPr>
    </w:p>
    <w:p w14:paraId="3C470CE9" w14:textId="09F8155F" w:rsidR="002544C8" w:rsidDel="00B11E13" w:rsidRDefault="00D1652B" w:rsidP="00B11E13">
      <w:pPr>
        <w:pStyle w:val="ListParagraph"/>
        <w:numPr>
          <w:ilvl w:val="0"/>
          <w:numId w:val="50"/>
        </w:numPr>
        <w:rPr>
          <w:del w:id="868" w:author="Basso, Marta" w:date="2025-01-02T10:44:00Z" w16du:dateUtc="2025-01-02T18:44:00Z"/>
        </w:rPr>
      </w:pPr>
      <w:bookmarkStart w:id="869" w:name="_Hlk179202107"/>
      <w:bookmarkEnd w:id="832"/>
      <w:commentRangeStart w:id="870"/>
      <w:del w:id="871" w:author="Basso, Marta" w:date="2025-01-02T10:43:00Z" w16du:dateUtc="2025-01-02T18:43:00Z">
        <w:r w:rsidRPr="00F264B9" w:rsidDel="00F325A9">
          <w:lastRenderedPageBreak/>
          <w:delText>Launch/program the sonde using the YSI handheld controller for 15-minute intervals (for more instructions on programming the sonde, see further documentation on Sonde-program-SOP.docx)</w:delText>
        </w:r>
        <w:commentRangeEnd w:id="870"/>
        <w:r w:rsidR="002544C8" w:rsidDel="00F325A9">
          <w:rPr>
            <w:rStyle w:val="CommentReference"/>
          </w:rPr>
          <w:commentReference w:id="870"/>
        </w:r>
      </w:del>
      <w:ins w:id="872" w:author="Basso, Marta" w:date="2024-12-27T12:06:00Z" w16du:dateUtc="2024-12-27T20:06:00Z">
        <w:r w:rsidR="002544C8">
          <w:t>ake sure the red light on the sonde is pulsing, that means the sonde is launched and ready to work!</w:t>
        </w:r>
      </w:ins>
    </w:p>
    <w:p w14:paraId="3EDF2387" w14:textId="77777777" w:rsidR="00B11E13" w:rsidRDefault="00B11E13" w:rsidP="00B11E13">
      <w:pPr>
        <w:pStyle w:val="ListParagraph"/>
        <w:numPr>
          <w:ilvl w:val="0"/>
          <w:numId w:val="50"/>
        </w:numPr>
        <w:rPr>
          <w:ins w:id="873" w:author="Basso, Marta" w:date="2025-01-02T10:45:00Z" w16du:dateUtc="2025-01-02T18:45:00Z"/>
        </w:rPr>
      </w:pPr>
    </w:p>
    <w:p w14:paraId="1DC5F7DE" w14:textId="77777777" w:rsidR="00B11E13" w:rsidRDefault="00B11E13">
      <w:pPr>
        <w:pStyle w:val="ListParagraph"/>
        <w:rPr>
          <w:ins w:id="874" w:author="Basso, Marta" w:date="2025-01-02T10:44:00Z" w16du:dateUtc="2025-01-02T18:44:00Z"/>
        </w:rPr>
        <w:pPrChange w:id="875" w:author="Basso, Marta" w:date="2025-01-02T10:45:00Z" w16du:dateUtc="2025-01-02T18:45:00Z">
          <w:pPr>
            <w:pStyle w:val="ListParagraph"/>
            <w:numPr>
              <w:numId w:val="33"/>
            </w:numPr>
            <w:ind w:left="360" w:hanging="360"/>
          </w:pPr>
        </w:pPrChange>
      </w:pPr>
    </w:p>
    <w:p w14:paraId="30F8E00B" w14:textId="77777777" w:rsidR="00082A2C" w:rsidDel="00B11E13" w:rsidRDefault="00082A2C">
      <w:pPr>
        <w:pStyle w:val="ListParagraph"/>
        <w:numPr>
          <w:ilvl w:val="0"/>
          <w:numId w:val="50"/>
        </w:numPr>
        <w:rPr>
          <w:del w:id="876" w:author="Basso, Marta" w:date="2025-01-02T10:44:00Z" w16du:dateUtc="2025-01-02T18:44:00Z"/>
        </w:rPr>
        <w:pPrChange w:id="877" w:author="Basso, Marta" w:date="2025-01-02T10:44:00Z" w16du:dateUtc="2025-01-02T18:44:00Z">
          <w:pPr>
            <w:pStyle w:val="ListParagraph"/>
            <w:ind w:left="360"/>
          </w:pPr>
        </w:pPrChange>
      </w:pPr>
    </w:p>
    <w:p w14:paraId="4963F5D8" w14:textId="61EBC54E" w:rsidR="00D1652B" w:rsidRPr="00B11E13" w:rsidRDefault="00D1652B">
      <w:pPr>
        <w:pStyle w:val="ListParagraph"/>
        <w:numPr>
          <w:ilvl w:val="0"/>
          <w:numId w:val="50"/>
        </w:numPr>
        <w:rPr>
          <w:rFonts w:eastAsia="Arial" w:cs="Arial"/>
          <w:color w:val="000000" w:themeColor="text1"/>
          <w:rPrChange w:id="878" w:author="Basso, Marta" w:date="2025-01-02T10:44:00Z" w16du:dateUtc="2025-01-02T18:44:00Z">
            <w:rPr/>
          </w:rPrChange>
        </w:rPr>
        <w:pPrChange w:id="879" w:author="Basso, Marta" w:date="2025-01-02T10:44:00Z" w16du:dateUtc="2025-01-02T18:44:00Z">
          <w:pPr>
            <w:pStyle w:val="ListParagraph"/>
            <w:numPr>
              <w:numId w:val="33"/>
            </w:numPr>
            <w:ind w:left="360" w:hanging="360"/>
          </w:pPr>
        </w:pPrChange>
      </w:pPr>
      <w:del w:id="880" w:author="Basso, Marta" w:date="2025-01-02T10:44:00Z" w16du:dateUtc="2025-01-02T18:44:00Z">
        <w:r w:rsidRPr="00B11E13" w:rsidDel="00B11E13">
          <w:rPr>
            <w:rFonts w:eastAsia="Arial" w:cs="Arial"/>
            <w:color w:val="000000" w:themeColor="text1"/>
            <w:rPrChange w:id="881" w:author="Basso, Marta" w:date="2025-01-02T10:44:00Z" w16du:dateUtc="2025-01-02T18:44:00Z">
              <w:rPr/>
            </w:rPrChange>
          </w:rPr>
          <w:delText xml:space="preserve">Once the cable is secured to the sonde and to its housing, </w:delText>
        </w:r>
      </w:del>
      <w:ins w:id="882" w:author="Basso, Marta" w:date="2025-01-02T10:44:00Z" w16du:dateUtc="2025-01-02T18:44:00Z">
        <w:r w:rsidR="00B11E13">
          <w:rPr>
            <w:rFonts w:eastAsia="Arial" w:cs="Arial"/>
            <w:color w:val="000000" w:themeColor="text1"/>
          </w:rPr>
          <w:t>S</w:t>
        </w:r>
      </w:ins>
      <w:del w:id="883" w:author="Basso, Marta" w:date="2025-01-02T10:44:00Z" w16du:dateUtc="2025-01-02T18:44:00Z">
        <w:r w:rsidRPr="00B11E13" w:rsidDel="00B11E13">
          <w:rPr>
            <w:rFonts w:eastAsia="Arial" w:cs="Arial"/>
            <w:color w:val="000000" w:themeColor="text1"/>
            <w:rPrChange w:id="884" w:author="Basso, Marta" w:date="2025-01-02T10:44:00Z" w16du:dateUtc="2025-01-02T18:44:00Z">
              <w:rPr/>
            </w:rPrChange>
          </w:rPr>
          <w:delText>s</w:delText>
        </w:r>
      </w:del>
      <w:r w:rsidRPr="00B11E13">
        <w:rPr>
          <w:rFonts w:eastAsia="Arial" w:cs="Arial"/>
          <w:color w:val="000000" w:themeColor="text1"/>
          <w:rPrChange w:id="885" w:author="Basso, Marta" w:date="2025-01-02T10:44:00Z" w16du:dateUtc="2025-01-02T18:44:00Z">
            <w:rPr/>
          </w:rPrChange>
        </w:rPr>
        <w:t xml:space="preserve">lide the sonde down the pipe so that it reaches the bottom and is submerged. </w:t>
      </w:r>
    </w:p>
    <w:p w14:paraId="1ADB3377" w14:textId="73117C95" w:rsidR="00D1652B" w:rsidDel="00B11E13" w:rsidRDefault="00D1652B">
      <w:pPr>
        <w:pStyle w:val="ListParagraph"/>
        <w:numPr>
          <w:ilvl w:val="1"/>
          <w:numId w:val="33"/>
        </w:numPr>
        <w:spacing w:after="0" w:line="276" w:lineRule="auto"/>
        <w:rPr>
          <w:del w:id="886" w:author="Basso, Marta" w:date="2025-01-02T10:55:00Z" w16du:dateUtc="2025-01-02T18:55:00Z"/>
          <w:rFonts w:eastAsia="Arial" w:cs="Arial"/>
          <w:color w:val="000000" w:themeColor="text1"/>
        </w:rPr>
      </w:pPr>
      <w:r w:rsidRPr="00F264B9">
        <w:rPr>
          <w:rFonts w:eastAsia="Arial" w:cs="Arial"/>
          <w:color w:val="000000" w:themeColor="text1"/>
        </w:rPr>
        <w:t xml:space="preserve">Note: You may have to push the cable a bit, shimmy the sonde, or pull </w:t>
      </w:r>
      <w:ins w:id="887" w:author="Bogaart, Manon" w:date="2024-12-17T16:16:00Z" w16du:dateUtc="2024-12-18T00:16:00Z">
        <w:r w:rsidR="0056429F">
          <w:rPr>
            <w:rFonts w:eastAsia="Arial" w:cs="Arial"/>
            <w:color w:val="000000" w:themeColor="text1"/>
          </w:rPr>
          <w:t xml:space="preserve">it </w:t>
        </w:r>
      </w:ins>
      <w:r w:rsidRPr="00F264B9">
        <w:rPr>
          <w:rFonts w:eastAsia="Arial" w:cs="Arial"/>
          <w:color w:val="000000" w:themeColor="text1"/>
        </w:rPr>
        <w:t xml:space="preserve">back out and retry with more momentum if it gets stuck. </w:t>
      </w:r>
    </w:p>
    <w:p w14:paraId="53B83C61" w14:textId="77777777" w:rsidR="00B11E13" w:rsidRDefault="00B11E13">
      <w:pPr>
        <w:pStyle w:val="ListParagraph"/>
        <w:spacing w:after="0" w:line="276" w:lineRule="auto"/>
        <w:ind w:left="1440"/>
        <w:rPr>
          <w:ins w:id="888" w:author="Basso, Marta" w:date="2025-01-02T10:55:00Z" w16du:dateUtc="2025-01-02T18:55:00Z"/>
          <w:rFonts w:eastAsia="Arial" w:cs="Arial"/>
          <w:color w:val="000000" w:themeColor="text1"/>
        </w:rPr>
        <w:pPrChange w:id="889" w:author="Basso, Marta" w:date="2025-01-02T10:55:00Z" w16du:dateUtc="2025-01-02T18:55:00Z">
          <w:pPr>
            <w:pStyle w:val="ListParagraph"/>
            <w:numPr>
              <w:ilvl w:val="1"/>
              <w:numId w:val="33"/>
            </w:numPr>
            <w:spacing w:after="0" w:line="276" w:lineRule="auto"/>
            <w:ind w:left="1440" w:hanging="360"/>
          </w:pPr>
        </w:pPrChange>
      </w:pPr>
    </w:p>
    <w:p w14:paraId="1E798CE8" w14:textId="77777777" w:rsidR="00B11E13" w:rsidRDefault="00B11E13">
      <w:pPr>
        <w:pStyle w:val="ListParagraph"/>
        <w:spacing w:after="0" w:line="276" w:lineRule="auto"/>
        <w:ind w:left="1440"/>
        <w:rPr>
          <w:ins w:id="890" w:author="Basso, Marta" w:date="2025-01-02T10:55:00Z" w16du:dateUtc="2025-01-02T18:55:00Z"/>
          <w:rFonts w:eastAsia="Arial" w:cs="Arial"/>
          <w:color w:val="000000" w:themeColor="text1"/>
        </w:rPr>
        <w:pPrChange w:id="891" w:author="Basso, Marta" w:date="2025-01-02T10:55:00Z" w16du:dateUtc="2025-01-02T18:55:00Z">
          <w:pPr>
            <w:pStyle w:val="ListParagraph"/>
            <w:numPr>
              <w:ilvl w:val="1"/>
              <w:numId w:val="33"/>
            </w:numPr>
            <w:spacing w:after="0" w:line="276" w:lineRule="auto"/>
            <w:ind w:left="1440" w:hanging="360"/>
          </w:pPr>
        </w:pPrChange>
      </w:pPr>
    </w:p>
    <w:p w14:paraId="6DB853CB" w14:textId="45335830" w:rsidR="00082A2C" w:rsidRPr="00B11E13" w:rsidDel="00B11E13" w:rsidRDefault="00082A2C">
      <w:pPr>
        <w:pStyle w:val="ListParagraph"/>
        <w:numPr>
          <w:ilvl w:val="0"/>
          <w:numId w:val="50"/>
        </w:numPr>
        <w:rPr>
          <w:del w:id="892" w:author="Basso, Marta" w:date="2025-01-02T10:55:00Z" w16du:dateUtc="2025-01-02T18:55:00Z"/>
          <w:rFonts w:eastAsia="Arial" w:cs="Arial"/>
          <w:color w:val="000000" w:themeColor="text1"/>
          <w:rPrChange w:id="893" w:author="Basso, Marta" w:date="2025-01-02T10:55:00Z" w16du:dateUtc="2025-01-02T18:55:00Z">
            <w:rPr>
              <w:del w:id="894" w:author="Basso, Marta" w:date="2025-01-02T10:55:00Z" w16du:dateUtc="2025-01-02T18:55:00Z"/>
            </w:rPr>
          </w:rPrChange>
        </w:rPr>
        <w:pPrChange w:id="895" w:author="Basso, Marta" w:date="2025-01-02T10:55:00Z" w16du:dateUtc="2025-01-02T18:55:00Z">
          <w:pPr>
            <w:pStyle w:val="ListParagraph"/>
            <w:spacing w:after="0" w:line="276" w:lineRule="auto"/>
            <w:ind w:left="1440"/>
          </w:pPr>
        </w:pPrChange>
      </w:pPr>
    </w:p>
    <w:p w14:paraId="66522775" w14:textId="77777777" w:rsidR="00D1652B" w:rsidRPr="00B11E13" w:rsidRDefault="00D1652B">
      <w:pPr>
        <w:pStyle w:val="ListParagraph"/>
        <w:numPr>
          <w:ilvl w:val="0"/>
          <w:numId w:val="50"/>
        </w:numPr>
        <w:pPrChange w:id="896" w:author="Basso, Marta" w:date="2025-01-02T10:55:00Z" w16du:dateUtc="2025-01-02T18:55:00Z">
          <w:pPr>
            <w:pStyle w:val="ListParagraph"/>
            <w:numPr>
              <w:numId w:val="33"/>
            </w:numPr>
            <w:spacing w:after="0" w:line="276" w:lineRule="auto"/>
            <w:ind w:left="360" w:hanging="360"/>
          </w:pPr>
        </w:pPrChange>
      </w:pPr>
      <w:r w:rsidRPr="00B11E13">
        <w:t>Use the long-shackled padlock or bike lock to lock up the end of the tube for theft prevention.</w:t>
      </w:r>
    </w:p>
    <w:bookmarkEnd w:id="869"/>
    <w:p w14:paraId="5B7618E8" w14:textId="2AFD4DCD" w:rsidR="009760D9" w:rsidRPr="003859FF" w:rsidDel="00F27A5F" w:rsidRDefault="00F27A5F">
      <w:pPr>
        <w:pStyle w:val="Heading3"/>
        <w:rPr>
          <w:del w:id="897" w:author="Basso, Marta" w:date="2025-01-02T10:45:00Z" w16du:dateUtc="2025-01-02T18:45:00Z"/>
        </w:rPr>
        <w:pPrChange w:id="898" w:author="Basso, Marta" w:date="2025-01-09T10:20:00Z" w16du:dateUtc="2025-01-09T18:20:00Z">
          <w:pPr/>
        </w:pPrChange>
      </w:pPr>
      <w:ins w:id="899" w:author="Basso, Marta" w:date="2025-01-09T10:08:00Z" w16du:dateUtc="2025-01-09T18:08:00Z">
        <w:r w:rsidRPr="00817473">
          <w:rPr>
            <w:rPrChange w:id="900" w:author="Basso, Marta" w:date="2025-01-09T10:20:00Z" w16du:dateUtc="2025-01-09T18:20:00Z">
              <w:rPr>
                <w:b/>
                <w:bCs/>
                <w:highlight w:val="yellow"/>
              </w:rPr>
            </w:rPrChange>
          </w:rPr>
          <w:t>Back to the lab:</w:t>
        </w:r>
      </w:ins>
    </w:p>
    <w:p w14:paraId="43880A74" w14:textId="77777777" w:rsidR="00F27A5F" w:rsidRDefault="00F27A5F">
      <w:pPr>
        <w:pStyle w:val="Heading2"/>
        <w:rPr>
          <w:ins w:id="901" w:author="Basso, Marta" w:date="2025-01-09T10:08:00Z" w16du:dateUtc="2025-01-09T18:08:00Z"/>
        </w:rPr>
        <w:pPrChange w:id="902" w:author="Basso, Marta" w:date="2025-01-09T10:09:00Z" w16du:dateUtc="2025-01-09T18:09:00Z">
          <w:pPr/>
        </w:pPrChange>
      </w:pPr>
    </w:p>
    <w:p w14:paraId="7A4C8E8B" w14:textId="77777777" w:rsidR="00F27A5F" w:rsidRDefault="00F27A5F">
      <w:pPr>
        <w:pStyle w:val="ListParagraph"/>
        <w:numPr>
          <w:ilvl w:val="0"/>
          <w:numId w:val="51"/>
        </w:numPr>
        <w:rPr>
          <w:ins w:id="903" w:author="Basso, Marta" w:date="2025-01-09T10:09:00Z" w16du:dateUtc="2025-01-09T18:09:00Z"/>
        </w:rPr>
        <w:pPrChange w:id="904" w:author="Basso, Marta" w:date="2025-01-09T10:09:00Z" w16du:dateUtc="2025-01-09T18:09:00Z">
          <w:pPr>
            <w:pStyle w:val="ListParagraph"/>
            <w:numPr>
              <w:ilvl w:val="3"/>
              <w:numId w:val="51"/>
            </w:numPr>
            <w:ind w:left="2520" w:hanging="360"/>
          </w:pPr>
        </w:pPrChange>
      </w:pPr>
      <w:ins w:id="905" w:author="Basso, Marta" w:date="2025-01-09T10:09:00Z" w16du:dateUtc="2025-01-09T18:09:00Z">
        <w:r>
          <w:t xml:space="preserve">Back to the lab, place the bottles in the </w:t>
        </w:r>
        <w:commentRangeStart w:id="906"/>
        <w:r>
          <w:t xml:space="preserve">fridge </w:t>
        </w:r>
        <w:commentRangeEnd w:id="906"/>
        <w:r>
          <w:rPr>
            <w:rStyle w:val="CommentReference"/>
          </w:rPr>
          <w:commentReference w:id="906"/>
        </w:r>
        <w:r>
          <w:t>room in Richardson.</w:t>
        </w:r>
      </w:ins>
    </w:p>
    <w:p w14:paraId="660551F8" w14:textId="77777777" w:rsidR="00F27A5F" w:rsidRDefault="00F27A5F" w:rsidP="00F27A5F">
      <w:pPr>
        <w:pStyle w:val="ListParagraph"/>
        <w:ind w:left="630"/>
        <w:rPr>
          <w:ins w:id="907" w:author="Basso, Marta" w:date="2025-01-09T10:09:00Z" w16du:dateUtc="2025-01-09T18:09:00Z"/>
        </w:rPr>
      </w:pPr>
    </w:p>
    <w:p w14:paraId="0313C07D" w14:textId="0F3BAF28" w:rsidR="00F27A5F" w:rsidRPr="00F27A5F" w:rsidRDefault="00F27A5F">
      <w:pPr>
        <w:pStyle w:val="ListParagraph"/>
        <w:numPr>
          <w:ilvl w:val="0"/>
          <w:numId w:val="51"/>
        </w:numPr>
        <w:rPr>
          <w:ins w:id="908" w:author="Basso, Marta" w:date="2025-01-09T10:08:00Z" w16du:dateUtc="2025-01-09T18:08:00Z"/>
          <w:rPrChange w:id="909" w:author="Basso, Marta" w:date="2025-01-09T10:08:00Z" w16du:dateUtc="2025-01-09T18:08:00Z">
            <w:rPr>
              <w:ins w:id="910" w:author="Basso, Marta" w:date="2025-01-09T10:08:00Z" w16du:dateUtc="2025-01-09T18:08:00Z"/>
              <w:b/>
              <w:bCs/>
              <w:highlight w:val="yellow"/>
            </w:rPr>
          </w:rPrChange>
        </w:rPr>
        <w:pPrChange w:id="911" w:author="Basso, Marta" w:date="2025-01-09T10:09:00Z" w16du:dateUtc="2025-01-09T18:09:00Z">
          <w:pPr/>
        </w:pPrChange>
      </w:pPr>
      <w:ins w:id="912" w:author="Basso, Marta" w:date="2025-01-09T10:09:00Z" w16du:dateUtc="2025-01-09T18:09:00Z">
        <w:r>
          <w:t xml:space="preserve">The next day or </w:t>
        </w:r>
        <w:r>
          <w:rPr>
            <w:b/>
            <w:bCs/>
          </w:rPr>
          <w:t>within 48 hours</w:t>
        </w:r>
        <w:r>
          <w:t xml:space="preserve"> filter the samples as described in the lab sop. </w:t>
        </w:r>
      </w:ins>
    </w:p>
    <w:p w14:paraId="5CDC4BBA" w14:textId="77777777" w:rsidR="00F27A5F" w:rsidRPr="00F27A5F" w:rsidRDefault="00F27A5F" w:rsidP="00D1652B">
      <w:pPr>
        <w:rPr>
          <w:ins w:id="913" w:author="Basso, Marta" w:date="2025-01-09T10:08:00Z" w16du:dateUtc="2025-01-09T18:08:00Z"/>
          <w:b/>
          <w:bCs/>
          <w:highlight w:val="yellow"/>
          <w:rPrChange w:id="914" w:author="Basso, Marta" w:date="2025-01-09T10:08:00Z" w16du:dateUtc="2025-01-09T18:08:00Z">
            <w:rPr>
              <w:ins w:id="915" w:author="Basso, Marta" w:date="2025-01-09T10:08:00Z" w16du:dateUtc="2025-01-09T18:08:00Z"/>
              <w:i/>
              <w:iCs/>
              <w:highlight w:val="yellow"/>
            </w:rPr>
          </w:rPrChange>
        </w:rPr>
      </w:pPr>
    </w:p>
    <w:p w14:paraId="75BB428F" w14:textId="1AB33CDB" w:rsidR="00D1652B" w:rsidRPr="00F264B9" w:rsidDel="00B11E13" w:rsidRDefault="00D1652B" w:rsidP="00D1652B">
      <w:pPr>
        <w:rPr>
          <w:del w:id="916" w:author="Basso, Marta" w:date="2025-01-02T10:45:00Z" w16du:dateUtc="2025-01-02T18:45:00Z"/>
          <w:i/>
          <w:iCs/>
        </w:rPr>
      </w:pPr>
      <w:del w:id="917" w:author="Basso, Marta" w:date="2025-01-02T10:45:00Z" w16du:dateUtc="2025-01-02T18:45:00Z">
        <w:r w:rsidRPr="00F264B9" w:rsidDel="00B11E13">
          <w:rPr>
            <w:i/>
            <w:iCs/>
            <w:highlight w:val="yellow"/>
          </w:rPr>
          <w:delText>Before you go, make sure the sonde is launched, locked, and loaded (with the proper programming)!</w:delText>
        </w:r>
      </w:del>
    </w:p>
    <w:p w14:paraId="2BF5642F" w14:textId="77777777" w:rsidR="00D1652B" w:rsidDel="00B11E13" w:rsidRDefault="00D1652B" w:rsidP="00D1652B">
      <w:pPr>
        <w:rPr>
          <w:del w:id="918" w:author="Basso, Marta" w:date="2025-01-02T10:47:00Z" w16du:dateUtc="2025-01-02T18:47:00Z"/>
        </w:rPr>
      </w:pPr>
    </w:p>
    <w:p w14:paraId="0EEBB26C" w14:textId="0DB54834" w:rsidR="00FE0D56" w:rsidDel="00B11E13" w:rsidRDefault="00FE0D56" w:rsidP="00FE0D56">
      <w:pPr>
        <w:pStyle w:val="Heading3"/>
        <w:rPr>
          <w:del w:id="919" w:author="Basso, Marta" w:date="2025-01-02T10:47:00Z" w16du:dateUtc="2025-01-02T18:47:00Z"/>
          <w:sz w:val="32"/>
          <w:szCs w:val="32"/>
        </w:rPr>
      </w:pPr>
      <w:bookmarkStart w:id="920" w:name="_Toc180737243"/>
      <w:del w:id="921" w:author="Basso, Marta" w:date="2025-01-02T10:47:00Z" w16du:dateUtc="2025-01-02T18:47:00Z">
        <w:r w:rsidRPr="00045D1A" w:rsidDel="00B11E13">
          <w:rPr>
            <w:sz w:val="32"/>
            <w:szCs w:val="32"/>
          </w:rPr>
          <w:delText>Pressure transducer</w:delText>
        </w:r>
        <w:bookmarkEnd w:id="920"/>
      </w:del>
    </w:p>
    <w:p w14:paraId="4B6EA445" w14:textId="54272DCD" w:rsidR="00B11E13" w:rsidRPr="00045D1A" w:rsidDel="00B11E13" w:rsidRDefault="00B11E13">
      <w:pPr>
        <w:pStyle w:val="ListParagraph"/>
        <w:numPr>
          <w:ilvl w:val="0"/>
          <w:numId w:val="43"/>
        </w:numPr>
        <w:rPr>
          <w:del w:id="922" w:author="Basso, Marta" w:date="2025-01-02T10:47:00Z" w16du:dateUtc="2025-01-02T18:47:00Z"/>
        </w:rPr>
        <w:pPrChange w:id="923" w:author="Basso, Marta" w:date="2025-01-02T10:46:00Z" w16du:dateUtc="2025-01-02T18:46:00Z">
          <w:pPr/>
        </w:pPrChange>
      </w:pPr>
    </w:p>
    <w:p w14:paraId="6561217B" w14:textId="3F4B4D4F" w:rsidR="006C4733" w:rsidDel="00B11E13" w:rsidRDefault="006C4733" w:rsidP="006C4733">
      <w:pPr>
        <w:pStyle w:val="ListParagraph"/>
        <w:numPr>
          <w:ilvl w:val="0"/>
          <w:numId w:val="43"/>
        </w:numPr>
        <w:jc w:val="both"/>
        <w:rPr>
          <w:del w:id="924" w:author="Basso, Marta" w:date="2025-01-02T10:47:00Z" w16du:dateUtc="2025-01-02T18:47:00Z"/>
        </w:rPr>
      </w:pPr>
      <w:del w:id="925" w:author="Basso, Marta" w:date="2025-01-02T10:47:00Z" w16du:dateUtc="2025-01-02T18:47:00Z">
        <w:r w:rsidDel="00B11E13">
          <w:delText xml:space="preserve">Cut a length of cable which will be used to pull the transducer out of the pipe. Create a loop at one end of the cable and secure using u-bolts (x2). Using a carabiner, secure the sonde bail (the black loop on the top) to loop in the cable. </w:delText>
        </w:r>
      </w:del>
    </w:p>
    <w:p w14:paraId="5A4E6837" w14:textId="46E1A305" w:rsidR="006C4733" w:rsidDel="00B11E13" w:rsidRDefault="006C4733" w:rsidP="006C4733">
      <w:pPr>
        <w:pStyle w:val="ListParagraph"/>
        <w:spacing w:after="0" w:line="276" w:lineRule="auto"/>
        <w:ind w:left="360"/>
        <w:jc w:val="both"/>
        <w:rPr>
          <w:del w:id="926" w:author="Basso, Marta" w:date="2025-01-02T10:47:00Z" w16du:dateUtc="2025-01-02T18:47:00Z"/>
          <w:rFonts w:eastAsia="Arial" w:cs="Arial"/>
          <w:color w:val="000000" w:themeColor="text1"/>
        </w:rPr>
      </w:pPr>
    </w:p>
    <w:p w14:paraId="19DEF791" w14:textId="4D358FBD" w:rsidR="006C4733" w:rsidRPr="00451FC6" w:rsidDel="00B11E13" w:rsidRDefault="006C4733" w:rsidP="00A37685">
      <w:pPr>
        <w:pStyle w:val="ListParagraph"/>
        <w:numPr>
          <w:ilvl w:val="0"/>
          <w:numId w:val="43"/>
        </w:numPr>
        <w:spacing w:after="0" w:line="276" w:lineRule="auto"/>
        <w:jc w:val="both"/>
        <w:rPr>
          <w:ins w:id="927" w:author="Bogaart, Manon" w:date="2024-12-17T15:54:00Z" w16du:dateUtc="2024-12-17T23:54:00Z"/>
          <w:del w:id="928" w:author="Basso, Marta" w:date="2025-01-02T10:47:00Z" w16du:dateUtc="2025-01-02T18:47:00Z"/>
          <w:rPrChange w:id="929" w:author="Bogaart, Manon" w:date="2024-12-17T15:54:00Z" w16du:dateUtc="2024-12-17T23:54:00Z">
            <w:rPr>
              <w:ins w:id="930" w:author="Bogaart, Manon" w:date="2024-12-17T15:54:00Z" w16du:dateUtc="2024-12-17T23:54:00Z"/>
              <w:del w:id="931" w:author="Basso, Marta" w:date="2025-01-02T10:47:00Z" w16du:dateUtc="2025-01-02T18:47:00Z"/>
              <w:rFonts w:eastAsia="Arial" w:cs="Arial"/>
              <w:color w:val="000000" w:themeColor="text1"/>
            </w:rPr>
          </w:rPrChange>
        </w:rPr>
      </w:pPr>
      <w:del w:id="932" w:author="Basso, Marta" w:date="2025-01-02T10:47:00Z" w16du:dateUtc="2025-01-02T18:47:00Z">
        <w:r w:rsidRPr="006C4733" w:rsidDel="00B11E13">
          <w:rPr>
            <w:rFonts w:eastAsia="Arial" w:cs="Arial"/>
            <w:color w:val="000000" w:themeColor="text1"/>
          </w:rPr>
          <w:delText>Then secure the opposite end of the cable to the cable hole at the top of the housing using u-bolts.</w:delText>
        </w:r>
      </w:del>
    </w:p>
    <w:p w14:paraId="3289C0D6" w14:textId="1AD819A8" w:rsidR="00451FC6" w:rsidDel="00B11E13" w:rsidRDefault="00451FC6">
      <w:pPr>
        <w:pStyle w:val="ListParagraph"/>
        <w:rPr>
          <w:ins w:id="933" w:author="Bogaart, Manon" w:date="2024-12-17T15:54:00Z" w16du:dateUtc="2024-12-17T23:54:00Z"/>
          <w:del w:id="934" w:author="Basso, Marta" w:date="2025-01-02T10:47:00Z" w16du:dateUtc="2025-01-02T18:47:00Z"/>
        </w:rPr>
        <w:pPrChange w:id="935" w:author="Bogaart, Manon" w:date="2024-12-17T15:54:00Z" w16du:dateUtc="2024-12-17T23:54:00Z">
          <w:pPr>
            <w:pStyle w:val="ListParagraph"/>
            <w:numPr>
              <w:numId w:val="43"/>
            </w:numPr>
            <w:spacing w:after="0" w:line="276" w:lineRule="auto"/>
            <w:ind w:hanging="360"/>
            <w:jc w:val="both"/>
          </w:pPr>
        </w:pPrChange>
      </w:pPr>
    </w:p>
    <w:p w14:paraId="10B60926" w14:textId="273D6A46" w:rsidR="00451FC6" w:rsidDel="00B11E13" w:rsidRDefault="00451FC6" w:rsidP="00A37685">
      <w:pPr>
        <w:pStyle w:val="ListParagraph"/>
        <w:numPr>
          <w:ilvl w:val="0"/>
          <w:numId w:val="43"/>
        </w:numPr>
        <w:spacing w:after="0" w:line="276" w:lineRule="auto"/>
        <w:jc w:val="both"/>
        <w:rPr>
          <w:ins w:id="936" w:author="Bogaart, Manon" w:date="2024-12-17T16:17:00Z" w16du:dateUtc="2024-12-18T00:17:00Z"/>
          <w:del w:id="937" w:author="Basso, Marta" w:date="2025-01-02T10:47:00Z" w16du:dateUtc="2025-01-02T18:47:00Z"/>
        </w:rPr>
      </w:pPr>
      <w:commentRangeStart w:id="938"/>
      <w:ins w:id="939" w:author="Bogaart, Manon" w:date="2024-12-17T15:54:00Z" w16du:dateUtc="2024-12-17T23:54:00Z">
        <w:del w:id="940" w:author="Basso, Marta" w:date="2025-01-02T10:47:00Z" w16du:dateUtc="2025-01-02T18:47:00Z">
          <w:r w:rsidDel="00B11E13">
            <w:delText xml:space="preserve">Launch the </w:delText>
          </w:r>
        </w:del>
      </w:ins>
      <w:ins w:id="941" w:author="Bogaart, Manon" w:date="2024-12-17T15:55:00Z" w16du:dateUtc="2024-12-17T23:55:00Z">
        <w:del w:id="942" w:author="Basso, Marta" w:date="2025-01-02T10:47:00Z" w16du:dateUtc="2025-01-02T18:47:00Z">
          <w:r w:rsidDel="00B11E13">
            <w:delText xml:space="preserve">Solinst pressure transducer via </w:delText>
          </w:r>
        </w:del>
      </w:ins>
      <w:ins w:id="943" w:author="Bogaart, Manon" w:date="2024-12-17T15:56:00Z" w16du:dateUtc="2024-12-17T23:56:00Z">
        <w:del w:id="944" w:author="Basso, Marta" w:date="2025-01-02T10:47:00Z" w16du:dateUtc="2025-01-02T18:47:00Z">
          <w:r w:rsidDel="00B11E13">
            <w:delText>the Levellogger</w:delText>
          </w:r>
        </w:del>
      </w:ins>
      <w:ins w:id="945" w:author="Bogaart, Manon" w:date="2024-12-17T15:55:00Z" w16du:dateUtc="2024-12-17T23:55:00Z">
        <w:del w:id="946" w:author="Basso, Marta" w:date="2025-01-02T10:47:00Z" w16du:dateUtc="2025-01-02T18:47:00Z">
          <w:r w:rsidDel="00B11E13">
            <w:delText xml:space="preserve"> software on the laptop. Make sure this is done close to the level measurement location! </w:delText>
          </w:r>
        </w:del>
      </w:ins>
      <w:commentRangeEnd w:id="938"/>
      <w:ins w:id="947" w:author="Bogaart, Manon" w:date="2024-12-17T15:56:00Z" w16du:dateUtc="2024-12-17T23:56:00Z">
        <w:del w:id="948" w:author="Basso, Marta" w:date="2025-01-02T10:47:00Z" w16du:dateUtc="2025-01-02T18:47:00Z">
          <w:r w:rsidDel="00B11E13">
            <w:rPr>
              <w:rStyle w:val="CommentReference"/>
            </w:rPr>
            <w:commentReference w:id="938"/>
          </w:r>
        </w:del>
      </w:ins>
      <w:ins w:id="949" w:author="Bogaart, Manon" w:date="2024-12-17T16:18:00Z" w16du:dateUtc="2024-12-18T00:18:00Z">
        <w:del w:id="950" w:author="Basso, Marta" w:date="2025-01-02T10:47:00Z" w16du:dateUtc="2025-01-02T18:47:00Z">
          <w:r w:rsidR="0056429F" w:rsidDel="00B11E13">
            <w:delText>In the software the following this should be filled in:</w:delText>
          </w:r>
        </w:del>
      </w:ins>
    </w:p>
    <w:p w14:paraId="4630AD6A" w14:textId="7A22D299" w:rsidR="0056429F" w:rsidDel="00B11E13" w:rsidRDefault="0056429F">
      <w:pPr>
        <w:pStyle w:val="ListParagraph"/>
        <w:rPr>
          <w:ins w:id="951" w:author="Bogaart, Manon" w:date="2024-12-17T16:17:00Z" w16du:dateUtc="2024-12-18T00:17:00Z"/>
          <w:del w:id="952" w:author="Basso, Marta" w:date="2025-01-02T10:47:00Z" w16du:dateUtc="2025-01-02T18:47:00Z"/>
        </w:rPr>
        <w:pPrChange w:id="953" w:author="Bogaart, Manon" w:date="2024-12-17T16:17:00Z" w16du:dateUtc="2024-12-18T00:17:00Z">
          <w:pPr>
            <w:pStyle w:val="ListParagraph"/>
            <w:numPr>
              <w:numId w:val="43"/>
            </w:numPr>
            <w:spacing w:after="0" w:line="276" w:lineRule="auto"/>
            <w:ind w:hanging="360"/>
            <w:jc w:val="both"/>
          </w:pPr>
        </w:pPrChange>
      </w:pPr>
    </w:p>
    <w:p w14:paraId="79DFC986" w14:textId="129944DC" w:rsidR="0056429F" w:rsidDel="00B11E13" w:rsidRDefault="0056429F" w:rsidP="0056429F">
      <w:pPr>
        <w:pStyle w:val="ListParagraph"/>
        <w:numPr>
          <w:ilvl w:val="1"/>
          <w:numId w:val="43"/>
        </w:numPr>
        <w:spacing w:after="0" w:line="276" w:lineRule="auto"/>
        <w:jc w:val="both"/>
        <w:rPr>
          <w:ins w:id="954" w:author="Bogaart, Manon" w:date="2024-12-17T16:22:00Z" w16du:dateUtc="2024-12-18T00:22:00Z"/>
          <w:del w:id="955" w:author="Basso, Marta" w:date="2025-01-02T10:47:00Z" w16du:dateUtc="2025-01-02T18:47:00Z"/>
        </w:rPr>
      </w:pPr>
      <w:ins w:id="956" w:author="Bogaart, Manon" w:date="2024-12-17T16:18:00Z" w16du:dateUtc="2024-12-18T00:18:00Z">
        <w:del w:id="957" w:author="Basso, Marta" w:date="2025-01-02T10:47:00Z" w16du:dateUtc="2025-01-02T18:47:00Z">
          <w:r w:rsidDel="00B11E13">
            <w:delText>The name of the stream</w:delText>
          </w:r>
        </w:del>
      </w:ins>
    </w:p>
    <w:p w14:paraId="61501861" w14:textId="1CF35FC6" w:rsidR="0056429F" w:rsidDel="00B11E13" w:rsidRDefault="0056429F" w:rsidP="0056429F">
      <w:pPr>
        <w:spacing w:after="0" w:line="276" w:lineRule="auto"/>
        <w:jc w:val="both"/>
        <w:rPr>
          <w:ins w:id="958" w:author="Bogaart, Manon" w:date="2024-12-17T16:22:00Z" w16du:dateUtc="2024-12-18T00:22:00Z"/>
          <w:del w:id="959" w:author="Basso, Marta" w:date="2025-01-02T10:47:00Z" w16du:dateUtc="2025-01-02T18:47:00Z"/>
        </w:rPr>
      </w:pPr>
    </w:p>
    <w:p w14:paraId="4EEE7E47" w14:textId="0305599C" w:rsidR="0056429F" w:rsidDel="00B11E13" w:rsidRDefault="0056429F" w:rsidP="0056429F">
      <w:pPr>
        <w:pStyle w:val="ListParagraph"/>
        <w:numPr>
          <w:ilvl w:val="1"/>
          <w:numId w:val="43"/>
        </w:numPr>
        <w:spacing w:after="0" w:line="276" w:lineRule="auto"/>
        <w:jc w:val="both"/>
        <w:rPr>
          <w:ins w:id="960" w:author="Bogaart, Manon" w:date="2024-12-17T16:18:00Z" w16du:dateUtc="2024-12-18T00:18:00Z"/>
          <w:del w:id="961" w:author="Basso, Marta" w:date="2025-01-02T10:47:00Z" w16du:dateUtc="2025-01-02T18:47:00Z"/>
        </w:rPr>
      </w:pPr>
      <w:ins w:id="962" w:author="Bogaart, Manon" w:date="2024-12-17T16:22:00Z" w16du:dateUtc="2024-12-18T00:22:00Z">
        <w:del w:id="963" w:author="Basso, Marta" w:date="2025-01-02T10:47:00Z" w16du:dateUtc="2025-01-02T18:47:00Z">
          <w:r w:rsidDel="00B11E13">
            <w:lastRenderedPageBreak/>
            <w:delText xml:space="preserve">The unit is </w:delText>
          </w:r>
        </w:del>
      </w:ins>
      <w:ins w:id="964" w:author="Bogaart, Manon" w:date="2024-12-17T16:23:00Z" w16du:dateUtc="2024-12-18T00:23:00Z">
        <w:del w:id="965" w:author="Basso, Marta" w:date="2025-01-02T10:47:00Z" w16du:dateUtc="2025-01-02T18:47:00Z">
          <w:r w:rsidDel="00B11E13">
            <w:delText>“m”</w:delText>
          </w:r>
        </w:del>
      </w:ins>
    </w:p>
    <w:p w14:paraId="0D486A01" w14:textId="7F4B6FD0" w:rsidR="0056429F" w:rsidDel="00B11E13" w:rsidRDefault="0056429F">
      <w:pPr>
        <w:pStyle w:val="ListParagraph"/>
        <w:spacing w:after="0" w:line="276" w:lineRule="auto"/>
        <w:ind w:left="1440"/>
        <w:jc w:val="both"/>
        <w:rPr>
          <w:ins w:id="966" w:author="Bogaart, Manon" w:date="2024-12-17T16:18:00Z" w16du:dateUtc="2024-12-18T00:18:00Z"/>
          <w:del w:id="967" w:author="Basso, Marta" w:date="2025-01-02T10:47:00Z" w16du:dateUtc="2025-01-02T18:47:00Z"/>
        </w:rPr>
        <w:pPrChange w:id="968" w:author="Bogaart, Manon" w:date="2024-12-17T16:18:00Z" w16du:dateUtc="2024-12-18T00:18:00Z">
          <w:pPr>
            <w:pStyle w:val="ListParagraph"/>
            <w:numPr>
              <w:ilvl w:val="1"/>
              <w:numId w:val="43"/>
            </w:numPr>
            <w:spacing w:after="0" w:line="276" w:lineRule="auto"/>
            <w:ind w:left="1440" w:hanging="360"/>
            <w:jc w:val="both"/>
          </w:pPr>
        </w:pPrChange>
      </w:pPr>
    </w:p>
    <w:p w14:paraId="1A303367" w14:textId="5549A61B" w:rsidR="0056429F" w:rsidDel="00B11E13" w:rsidRDefault="0056429F" w:rsidP="0056429F">
      <w:pPr>
        <w:pStyle w:val="ListParagraph"/>
        <w:numPr>
          <w:ilvl w:val="1"/>
          <w:numId w:val="43"/>
        </w:numPr>
        <w:spacing w:after="0" w:line="276" w:lineRule="auto"/>
        <w:jc w:val="both"/>
        <w:rPr>
          <w:ins w:id="969" w:author="Bogaart, Manon" w:date="2024-12-17T16:18:00Z" w16du:dateUtc="2024-12-18T00:18:00Z"/>
          <w:del w:id="970" w:author="Basso, Marta" w:date="2025-01-02T10:47:00Z" w16du:dateUtc="2025-01-02T18:47:00Z"/>
        </w:rPr>
      </w:pPr>
      <w:ins w:id="971" w:author="Bogaart, Manon" w:date="2024-12-17T16:18:00Z" w16du:dateUtc="2024-12-18T00:18:00Z">
        <w:del w:id="972" w:author="Basso, Marta" w:date="2025-01-02T10:47:00Z" w16du:dateUtc="2025-01-02T18:47:00Z">
          <w:r w:rsidDel="00B11E13">
            <w:delText xml:space="preserve">An offset of </w:delText>
          </w:r>
        </w:del>
      </w:ins>
      <w:ins w:id="973" w:author="Bogaart, Manon" w:date="2024-12-17T16:23:00Z" w16du:dateUtc="2024-12-18T00:23:00Z">
        <w:del w:id="974" w:author="Basso, Marta" w:date="2025-01-02T10:47:00Z" w16du:dateUtc="2025-01-02T18:47:00Z">
          <w:r w:rsidDel="00B11E13">
            <w:delText>“</w:delText>
          </w:r>
        </w:del>
      </w:ins>
      <w:ins w:id="975" w:author="Bogaart, Manon" w:date="2024-12-17T16:18:00Z" w16du:dateUtc="2024-12-18T00:18:00Z">
        <w:del w:id="976" w:author="Basso, Marta" w:date="2025-01-02T10:47:00Z" w16du:dateUtc="2025-01-02T18:47:00Z">
          <w:r w:rsidDel="00B11E13">
            <w:delText>0</w:delText>
          </w:r>
        </w:del>
      </w:ins>
      <w:ins w:id="977" w:author="Bogaart, Manon" w:date="2024-12-17T16:23:00Z" w16du:dateUtc="2024-12-18T00:23:00Z">
        <w:del w:id="978" w:author="Basso, Marta" w:date="2025-01-02T10:47:00Z" w16du:dateUtc="2025-01-02T18:47:00Z">
          <w:r w:rsidDel="00B11E13">
            <w:delText>”</w:delText>
          </w:r>
        </w:del>
      </w:ins>
    </w:p>
    <w:p w14:paraId="08920BD4" w14:textId="057640FD" w:rsidR="0056429F" w:rsidDel="00B11E13" w:rsidRDefault="0056429F">
      <w:pPr>
        <w:pStyle w:val="ListParagraph"/>
        <w:rPr>
          <w:ins w:id="979" w:author="Bogaart, Manon" w:date="2024-12-17T16:18:00Z" w16du:dateUtc="2024-12-18T00:18:00Z"/>
          <w:del w:id="980" w:author="Basso, Marta" w:date="2025-01-02T10:47:00Z" w16du:dateUtc="2025-01-02T18:47:00Z"/>
        </w:rPr>
        <w:pPrChange w:id="981" w:author="Bogaart, Manon" w:date="2024-12-17T16:18:00Z" w16du:dateUtc="2024-12-18T00:18:00Z">
          <w:pPr>
            <w:pStyle w:val="ListParagraph"/>
            <w:numPr>
              <w:ilvl w:val="1"/>
              <w:numId w:val="43"/>
            </w:numPr>
            <w:spacing w:after="0" w:line="276" w:lineRule="auto"/>
            <w:ind w:left="1440" w:hanging="360"/>
            <w:jc w:val="both"/>
          </w:pPr>
        </w:pPrChange>
      </w:pPr>
    </w:p>
    <w:p w14:paraId="4D9B632B" w14:textId="579448BF" w:rsidR="0056429F" w:rsidDel="00B11E13" w:rsidRDefault="0056429F" w:rsidP="0056429F">
      <w:pPr>
        <w:pStyle w:val="ListParagraph"/>
        <w:numPr>
          <w:ilvl w:val="1"/>
          <w:numId w:val="43"/>
        </w:numPr>
        <w:spacing w:after="0" w:line="276" w:lineRule="auto"/>
        <w:jc w:val="both"/>
        <w:rPr>
          <w:ins w:id="982" w:author="Bogaart, Manon" w:date="2024-12-17T16:23:00Z" w16du:dateUtc="2024-12-18T00:23:00Z"/>
          <w:del w:id="983" w:author="Basso, Marta" w:date="2025-01-02T10:47:00Z" w16du:dateUtc="2025-01-02T18:47:00Z"/>
        </w:rPr>
      </w:pPr>
      <w:ins w:id="984" w:author="Bogaart, Manon" w:date="2024-12-17T16:23:00Z" w16du:dateUtc="2024-12-18T00:23:00Z">
        <w:del w:id="985" w:author="Basso, Marta" w:date="2025-01-02T10:47:00Z" w16du:dateUtc="2025-01-02T18:47:00Z">
          <w:r w:rsidDel="00B11E13">
            <w:delText>An interval of 15 minutes</w:delText>
          </w:r>
        </w:del>
      </w:ins>
    </w:p>
    <w:p w14:paraId="75A6729E" w14:textId="6EB7B1EF" w:rsidR="0056429F" w:rsidDel="00B11E13" w:rsidRDefault="0056429F">
      <w:pPr>
        <w:pStyle w:val="ListParagraph"/>
        <w:spacing w:after="0" w:line="276" w:lineRule="auto"/>
        <w:ind w:left="1440"/>
        <w:jc w:val="both"/>
        <w:rPr>
          <w:ins w:id="986" w:author="Bogaart, Manon" w:date="2024-12-17T16:23:00Z" w16du:dateUtc="2024-12-18T00:23:00Z"/>
          <w:del w:id="987" w:author="Basso, Marta" w:date="2025-01-02T10:47:00Z" w16du:dateUtc="2025-01-02T18:47:00Z"/>
        </w:rPr>
        <w:pPrChange w:id="988" w:author="Bogaart, Manon" w:date="2024-12-17T16:23:00Z" w16du:dateUtc="2024-12-18T00:23:00Z">
          <w:pPr>
            <w:pStyle w:val="ListParagraph"/>
            <w:numPr>
              <w:ilvl w:val="1"/>
              <w:numId w:val="43"/>
            </w:numPr>
            <w:spacing w:after="0" w:line="276" w:lineRule="auto"/>
            <w:ind w:left="1440" w:hanging="360"/>
            <w:jc w:val="both"/>
          </w:pPr>
        </w:pPrChange>
      </w:pPr>
    </w:p>
    <w:p w14:paraId="0C6D3C35" w14:textId="1B8F681E" w:rsidR="0056429F" w:rsidDel="00B11E13" w:rsidRDefault="0056429F" w:rsidP="0056429F">
      <w:pPr>
        <w:pStyle w:val="ListParagraph"/>
        <w:numPr>
          <w:ilvl w:val="1"/>
          <w:numId w:val="43"/>
        </w:numPr>
        <w:spacing w:after="0" w:line="276" w:lineRule="auto"/>
        <w:jc w:val="both"/>
        <w:rPr>
          <w:ins w:id="989" w:author="Bogaart, Manon" w:date="2024-12-17T16:19:00Z" w16du:dateUtc="2024-12-18T00:19:00Z"/>
          <w:del w:id="990" w:author="Basso, Marta" w:date="2025-01-02T10:47:00Z" w16du:dateUtc="2025-01-02T18:47:00Z"/>
        </w:rPr>
      </w:pPr>
      <w:ins w:id="991" w:author="Bogaart, Manon" w:date="2024-12-17T16:19:00Z" w16du:dateUtc="2024-12-18T00:19:00Z">
        <w:del w:id="992" w:author="Basso, Marta" w:date="2025-01-02T10:47:00Z" w16du:dateUtc="2025-01-02T18:47:00Z">
          <w:r w:rsidDel="00B11E13">
            <w:delText xml:space="preserve">The </w:delText>
          </w:r>
        </w:del>
      </w:ins>
      <w:ins w:id="993" w:author="Bogaart, Manon" w:date="2024-12-17T16:23:00Z" w16du:dateUtc="2024-12-18T00:23:00Z">
        <w:del w:id="994" w:author="Basso, Marta" w:date="2025-01-02T10:47:00Z" w16du:dateUtc="2025-01-02T18:47:00Z">
          <w:r w:rsidDel="00B11E13">
            <w:delText xml:space="preserve">future start </w:delText>
          </w:r>
        </w:del>
      </w:ins>
      <w:ins w:id="995" w:author="Bogaart, Manon" w:date="2024-12-17T16:19:00Z" w16du:dateUtc="2024-12-18T00:19:00Z">
        <w:del w:id="996" w:author="Basso, Marta" w:date="2025-01-02T10:47:00Z" w16du:dateUtc="2025-01-02T18:47:00Z">
          <w:r w:rsidDel="00B11E13">
            <w:delText>(make sure this is a “ni</w:delText>
          </w:r>
        </w:del>
      </w:ins>
      <w:ins w:id="997" w:author="Bogaart, Manon" w:date="2024-12-17T16:20:00Z" w16du:dateUtc="2024-12-18T00:20:00Z">
        <w:del w:id="998" w:author="Basso, Marta" w:date="2025-01-02T10:47:00Z" w16du:dateUtc="2025-01-02T18:47:00Z">
          <w:r w:rsidDel="00B11E13">
            <w:delText>ce” time, so a quarter past or before, or the half or whole hour)</w:delText>
          </w:r>
        </w:del>
      </w:ins>
    </w:p>
    <w:p w14:paraId="66460A9C" w14:textId="679A0097" w:rsidR="0056429F" w:rsidDel="00B11E13" w:rsidRDefault="0056429F">
      <w:pPr>
        <w:pStyle w:val="ListParagraph"/>
        <w:rPr>
          <w:ins w:id="999" w:author="Bogaart, Manon" w:date="2024-12-17T16:21:00Z" w16du:dateUtc="2024-12-18T00:21:00Z"/>
          <w:del w:id="1000" w:author="Basso, Marta" w:date="2025-01-02T10:47:00Z" w16du:dateUtc="2025-01-02T18:47:00Z"/>
        </w:rPr>
        <w:pPrChange w:id="1001" w:author="Bogaart, Manon" w:date="2024-12-17T16:21:00Z" w16du:dateUtc="2024-12-18T00:21:00Z">
          <w:pPr>
            <w:pStyle w:val="ListParagraph"/>
            <w:numPr>
              <w:ilvl w:val="1"/>
              <w:numId w:val="43"/>
            </w:numPr>
            <w:spacing w:after="0" w:line="276" w:lineRule="auto"/>
            <w:ind w:left="1440" w:hanging="360"/>
            <w:jc w:val="both"/>
          </w:pPr>
        </w:pPrChange>
      </w:pPr>
    </w:p>
    <w:p w14:paraId="45B906C8" w14:textId="16A8204F" w:rsidR="0056429F" w:rsidDel="00B11E13" w:rsidRDefault="0056429F" w:rsidP="0056429F">
      <w:pPr>
        <w:pStyle w:val="ListParagraph"/>
        <w:numPr>
          <w:ilvl w:val="1"/>
          <w:numId w:val="43"/>
        </w:numPr>
        <w:spacing w:after="0" w:line="276" w:lineRule="auto"/>
        <w:jc w:val="both"/>
        <w:rPr>
          <w:ins w:id="1002" w:author="Bogaart, Manon" w:date="2024-12-17T16:24:00Z" w16du:dateUtc="2024-12-18T00:24:00Z"/>
          <w:del w:id="1003" w:author="Basso, Marta" w:date="2025-01-02T10:47:00Z" w16du:dateUtc="2025-01-02T18:47:00Z"/>
        </w:rPr>
      </w:pPr>
      <w:ins w:id="1004" w:author="Bogaart, Manon" w:date="2024-12-17T16:21:00Z" w16du:dateUtc="2024-12-18T00:21:00Z">
        <w:del w:id="1005" w:author="Basso, Marta" w:date="2025-01-02T10:47:00Z" w16du:dateUtc="2025-01-02T18:47:00Z">
          <w:r w:rsidDel="00B11E13">
            <w:delText xml:space="preserve">Make sure that there is </w:delText>
          </w:r>
        </w:del>
      </w:ins>
      <w:ins w:id="1006" w:author="Bogaart, Manon" w:date="2024-12-17T16:22:00Z" w16du:dateUtc="2024-12-18T00:22:00Z">
        <w:del w:id="1007" w:author="Basso, Marta" w:date="2025-01-02T10:47:00Z" w16du:dateUtc="2025-01-02T18:47:00Z">
          <w:r w:rsidDel="00B11E13">
            <w:delText>more than sufficient memory available for the readings</w:delText>
          </w:r>
        </w:del>
      </w:ins>
    </w:p>
    <w:p w14:paraId="3D342015" w14:textId="4AEC2AB3" w:rsidR="00CA34EC" w:rsidDel="00B11E13" w:rsidRDefault="00CA34EC">
      <w:pPr>
        <w:pStyle w:val="ListParagraph"/>
        <w:rPr>
          <w:ins w:id="1008" w:author="Bogaart, Manon" w:date="2024-12-17T16:24:00Z" w16du:dateUtc="2024-12-18T00:24:00Z"/>
          <w:del w:id="1009" w:author="Basso, Marta" w:date="2025-01-02T10:47:00Z" w16du:dateUtc="2025-01-02T18:47:00Z"/>
        </w:rPr>
        <w:pPrChange w:id="1010" w:author="Bogaart, Manon" w:date="2024-12-17T16:24:00Z" w16du:dateUtc="2024-12-18T00:24:00Z">
          <w:pPr>
            <w:pStyle w:val="ListParagraph"/>
            <w:numPr>
              <w:ilvl w:val="1"/>
              <w:numId w:val="43"/>
            </w:numPr>
            <w:spacing w:after="0" w:line="276" w:lineRule="auto"/>
            <w:ind w:left="1440" w:hanging="360"/>
            <w:jc w:val="both"/>
          </w:pPr>
        </w:pPrChange>
      </w:pPr>
    </w:p>
    <w:p w14:paraId="7323BDC5" w14:textId="60E4C870" w:rsidR="00CA34EC" w:rsidRPr="00045D1A" w:rsidDel="00B11E13" w:rsidRDefault="00CA34EC">
      <w:pPr>
        <w:pStyle w:val="ListParagraph"/>
        <w:numPr>
          <w:ilvl w:val="1"/>
          <w:numId w:val="43"/>
        </w:numPr>
        <w:spacing w:after="0" w:line="276" w:lineRule="auto"/>
        <w:jc w:val="both"/>
        <w:rPr>
          <w:del w:id="1011" w:author="Basso, Marta" w:date="2025-01-02T10:47:00Z" w16du:dateUtc="2025-01-02T18:47:00Z"/>
        </w:rPr>
        <w:pPrChange w:id="1012" w:author="Bogaart, Manon" w:date="2024-12-17T16:17:00Z" w16du:dateUtc="2024-12-18T00:17:00Z">
          <w:pPr>
            <w:pStyle w:val="ListParagraph"/>
            <w:numPr>
              <w:numId w:val="43"/>
            </w:numPr>
            <w:spacing w:after="0" w:line="276" w:lineRule="auto"/>
            <w:ind w:hanging="360"/>
            <w:jc w:val="both"/>
          </w:pPr>
        </w:pPrChange>
      </w:pPr>
      <w:ins w:id="1013" w:author="Bogaart, Manon" w:date="2024-12-17T16:24:00Z" w16du:dateUtc="2024-12-18T00:24:00Z">
        <w:del w:id="1014" w:author="Basso, Marta" w:date="2025-01-02T10:47:00Z" w16du:dateUtc="2025-01-02T18:47:00Z">
          <w:r w:rsidDel="00B11E13">
            <w:delText>Don’t forget to press the start button!</w:delText>
          </w:r>
        </w:del>
      </w:ins>
    </w:p>
    <w:p w14:paraId="37B4A69A" w14:textId="43EA67E6" w:rsidR="006C4733" w:rsidDel="00B11E13" w:rsidRDefault="006C4733" w:rsidP="00045D1A">
      <w:pPr>
        <w:pStyle w:val="ListParagraph"/>
        <w:rPr>
          <w:del w:id="1015" w:author="Basso, Marta" w:date="2025-01-02T10:47:00Z" w16du:dateUtc="2025-01-02T18:47:00Z"/>
        </w:rPr>
      </w:pPr>
    </w:p>
    <w:p w14:paraId="48CD6BD6" w14:textId="17568B51" w:rsidR="006C4733" w:rsidDel="00B11E13" w:rsidRDefault="009760D9" w:rsidP="00045D1A">
      <w:pPr>
        <w:pStyle w:val="ListParagraph"/>
        <w:numPr>
          <w:ilvl w:val="0"/>
          <w:numId w:val="43"/>
        </w:numPr>
        <w:rPr>
          <w:del w:id="1016" w:author="Basso, Marta" w:date="2025-01-02T10:47:00Z" w16du:dateUtc="2025-01-02T18:47:00Z"/>
        </w:rPr>
      </w:pPr>
      <w:del w:id="1017" w:author="Basso, Marta" w:date="2025-01-02T10:47:00Z" w16du:dateUtc="2025-01-02T18:47:00Z">
        <w:r w:rsidDel="00B11E13">
          <w:delText xml:space="preserve"> </w:delText>
        </w:r>
        <w:r w:rsidR="00FE0D56" w:rsidDel="00B11E13">
          <w:delText xml:space="preserve">Put the Solinst pressure transducer in </w:delText>
        </w:r>
        <w:r w:rsidDel="00B11E13">
          <w:delText>the</w:delText>
        </w:r>
        <w:r w:rsidR="00FE0D56" w:rsidDel="00B11E13">
          <w:delText xml:space="preserve"> PVC tube </w:delText>
        </w:r>
      </w:del>
    </w:p>
    <w:p w14:paraId="7DDD0720" w14:textId="6E2B52FA" w:rsidR="00082A2C" w:rsidDel="00B11E13" w:rsidRDefault="00082A2C" w:rsidP="00045D1A">
      <w:pPr>
        <w:pStyle w:val="ListParagraph"/>
        <w:rPr>
          <w:del w:id="1018" w:author="Basso, Marta" w:date="2025-01-02T10:47:00Z" w16du:dateUtc="2025-01-02T18:47:00Z"/>
        </w:rPr>
      </w:pPr>
    </w:p>
    <w:p w14:paraId="59E82107" w14:textId="78EA0912" w:rsidR="0035252C" w:rsidDel="00B11E13" w:rsidRDefault="00256542" w:rsidP="00045D1A">
      <w:pPr>
        <w:pStyle w:val="ListParagraph"/>
        <w:numPr>
          <w:ilvl w:val="0"/>
          <w:numId w:val="43"/>
        </w:numPr>
        <w:rPr>
          <w:del w:id="1019" w:author="Basso, Marta" w:date="2025-01-02T10:47:00Z" w16du:dateUtc="2025-01-02T18:47:00Z"/>
        </w:rPr>
      </w:pPr>
      <w:commentRangeStart w:id="1020"/>
      <w:del w:id="1021" w:author="Basso, Marta" w:date="2025-01-02T10:47:00Z" w16du:dateUtc="2025-01-02T18:47:00Z">
        <w:r w:rsidDel="00B11E13">
          <w:delText>Use the Levelogger software to insert the datalogger settings.</w:delText>
        </w:r>
        <w:commentRangeEnd w:id="1020"/>
        <w:r w:rsidR="002544C8" w:rsidDel="00B11E13">
          <w:rPr>
            <w:rStyle w:val="CommentReference"/>
          </w:rPr>
          <w:commentReference w:id="1020"/>
        </w:r>
      </w:del>
    </w:p>
    <w:p w14:paraId="325B982D" w14:textId="77777777" w:rsidR="009760D9" w:rsidDel="00B11E13" w:rsidRDefault="009760D9" w:rsidP="00082A2C">
      <w:pPr>
        <w:rPr>
          <w:del w:id="1022" w:author="Basso, Marta" w:date="2025-01-02T10:55:00Z" w16du:dateUtc="2025-01-02T18:55:00Z"/>
        </w:rPr>
      </w:pPr>
    </w:p>
    <w:p w14:paraId="1CD5DD9A" w14:textId="5C1E0AE5" w:rsidR="00082A2C" w:rsidRPr="00B11E13" w:rsidDel="00B11E13" w:rsidRDefault="00413A2A">
      <w:pPr>
        <w:rPr>
          <w:moveFrom w:id="1023" w:author="Basso, Marta" w:date="2025-01-02T10:54:00Z" w16du:dateUtc="2025-01-02T18:54:00Z"/>
          <w:sz w:val="32"/>
          <w:szCs w:val="32"/>
          <w:rPrChange w:id="1024" w:author="Basso, Marta" w:date="2025-01-02T10:55:00Z" w16du:dateUtc="2025-01-02T18:55:00Z">
            <w:rPr>
              <w:moveFrom w:id="1025" w:author="Basso, Marta" w:date="2025-01-02T10:54:00Z" w16du:dateUtc="2025-01-02T18:54:00Z"/>
            </w:rPr>
          </w:rPrChange>
        </w:rPr>
        <w:pPrChange w:id="1026" w:author="Basso, Marta" w:date="2025-01-02T10:55:00Z" w16du:dateUtc="2025-01-02T18:55:00Z">
          <w:pPr>
            <w:pStyle w:val="Heading3"/>
          </w:pPr>
        </w:pPrChange>
      </w:pPr>
      <w:bookmarkStart w:id="1027" w:name="_Toc180737244"/>
      <w:moveFromRangeStart w:id="1028" w:author="Basso, Marta" w:date="2025-01-02T10:54:00Z" w:name="move186707700"/>
      <w:moveFrom w:id="1029" w:author="Basso, Marta" w:date="2025-01-02T10:54:00Z" w16du:dateUtc="2025-01-02T18:54:00Z">
        <w:r w:rsidRPr="00B11E13" w:rsidDel="00B11E13">
          <w:rPr>
            <w:sz w:val="32"/>
            <w:szCs w:val="32"/>
            <w:rPrChange w:id="1030" w:author="Basso, Marta" w:date="2025-01-02T10:55:00Z" w16du:dateUtc="2025-01-02T18:55:00Z">
              <w:rPr/>
            </w:rPrChange>
          </w:rPr>
          <w:t>Grab sample</w:t>
        </w:r>
        <w:bookmarkEnd w:id="1027"/>
      </w:moveFrom>
    </w:p>
    <w:p w14:paraId="5DF0F4E5" w14:textId="14E2AAA7" w:rsidR="00082A2C" w:rsidDel="00B11E13" w:rsidRDefault="00CA34EC">
      <w:pPr>
        <w:rPr>
          <w:moveFrom w:id="1031" w:author="Basso, Marta" w:date="2025-01-02T10:54:00Z" w16du:dateUtc="2025-01-02T18:54:00Z"/>
        </w:rPr>
        <w:pPrChange w:id="1032" w:author="Basso, Marta" w:date="2025-01-02T10:55:00Z" w16du:dateUtc="2025-01-02T18:55:00Z">
          <w:pPr>
            <w:pStyle w:val="ListParagraph"/>
            <w:numPr>
              <w:ilvl w:val="3"/>
              <w:numId w:val="43"/>
            </w:numPr>
            <w:ind w:left="630" w:hanging="360"/>
          </w:pPr>
        </w:pPrChange>
      </w:pPr>
      <w:moveFrom w:id="1033" w:author="Basso, Marta" w:date="2025-01-02T10:54:00Z" w16du:dateUtc="2025-01-02T18:54:00Z">
        <w:ins w:id="1034" w:author="Bogaart, Manon" w:date="2024-12-17T16:24:00Z" w16du:dateUtc="2024-12-18T00:24:00Z">
          <w:r w:rsidDel="00B11E13">
            <w:t>Rins</w:t>
          </w:r>
        </w:ins>
        <w:ins w:id="1035" w:author="Bogaart, Manon" w:date="2024-12-17T16:25:00Z" w16du:dateUtc="2024-12-18T00:25:00Z">
          <w:r w:rsidDel="00B11E13">
            <w:t>e the bottle of the extend</w:t>
          </w:r>
        </w:ins>
        <w:ins w:id="1036" w:author="Bogaart, Manon" w:date="2024-12-17T16:26:00Z" w16du:dateUtc="2024-12-18T00:26:00Z">
          <w:r w:rsidDel="00B11E13">
            <w:t>o</w:t>
          </w:r>
        </w:ins>
        <w:ins w:id="1037" w:author="Bogaart, Manon" w:date="2024-12-17T16:25:00Z" w16du:dateUtc="2024-12-18T00:25:00Z">
          <w:r w:rsidDel="00B11E13">
            <w:t xml:space="preserve"> sampler 3 times with the creek water</w:t>
          </w:r>
        </w:ins>
      </w:moveFrom>
    </w:p>
    <w:p w14:paraId="74563574" w14:textId="56B99013" w:rsidR="00CA34EC" w:rsidDel="00B11E13" w:rsidRDefault="00CA34EC">
      <w:pPr>
        <w:rPr>
          <w:ins w:id="1038" w:author="Bogaart, Manon" w:date="2024-12-17T16:25:00Z" w16du:dateUtc="2024-12-18T00:25:00Z"/>
          <w:moveFrom w:id="1039" w:author="Basso, Marta" w:date="2025-01-02T10:54:00Z" w16du:dateUtc="2025-01-02T18:54:00Z"/>
        </w:rPr>
        <w:pPrChange w:id="1040" w:author="Basso, Marta" w:date="2025-01-02T10:55:00Z" w16du:dateUtc="2025-01-02T18:55:00Z">
          <w:pPr>
            <w:pStyle w:val="ListParagraph"/>
            <w:numPr>
              <w:ilvl w:val="3"/>
              <w:numId w:val="43"/>
            </w:numPr>
            <w:ind w:left="630" w:hanging="360"/>
          </w:pPr>
        </w:pPrChange>
      </w:pPr>
    </w:p>
    <w:p w14:paraId="11AB0895" w14:textId="27D906B7" w:rsidR="00CA34EC" w:rsidDel="00B11E13" w:rsidRDefault="00CA34EC">
      <w:pPr>
        <w:rPr>
          <w:ins w:id="1041" w:author="Bogaart, Manon" w:date="2024-12-17T16:26:00Z" w16du:dateUtc="2024-12-18T00:26:00Z"/>
          <w:moveFrom w:id="1042" w:author="Basso, Marta" w:date="2025-01-02T10:54:00Z" w16du:dateUtc="2025-01-02T18:54:00Z"/>
        </w:rPr>
        <w:pPrChange w:id="1043" w:author="Basso, Marta" w:date="2025-01-02T10:55:00Z" w16du:dateUtc="2025-01-02T18:55:00Z">
          <w:pPr>
            <w:pStyle w:val="ListParagraph"/>
            <w:numPr>
              <w:ilvl w:val="3"/>
              <w:numId w:val="43"/>
            </w:numPr>
            <w:ind w:left="630" w:hanging="360"/>
          </w:pPr>
        </w:pPrChange>
      </w:pPr>
    </w:p>
    <w:p w14:paraId="6520B0D5" w14:textId="5EA69472" w:rsidR="00CA34EC" w:rsidDel="00B11E13" w:rsidRDefault="00CA34EC">
      <w:pPr>
        <w:rPr>
          <w:ins w:id="1044" w:author="Bogaart, Manon" w:date="2024-12-17T16:26:00Z" w16du:dateUtc="2024-12-18T00:26:00Z"/>
          <w:moveFrom w:id="1045" w:author="Basso, Marta" w:date="2025-01-02T10:54:00Z" w16du:dateUtc="2025-01-02T18:54:00Z"/>
        </w:rPr>
        <w:pPrChange w:id="1046" w:author="Basso, Marta" w:date="2025-01-02T10:55:00Z" w16du:dateUtc="2025-01-02T18:55:00Z">
          <w:pPr>
            <w:pStyle w:val="ListParagraph"/>
            <w:numPr>
              <w:ilvl w:val="3"/>
              <w:numId w:val="43"/>
            </w:numPr>
            <w:ind w:left="630" w:hanging="360"/>
          </w:pPr>
        </w:pPrChange>
      </w:pPr>
      <w:moveFrom w:id="1047" w:author="Basso, Marta" w:date="2025-01-02T10:54:00Z" w16du:dateUtc="2025-01-02T18:54:00Z">
        <w:ins w:id="1048" w:author="Bogaart, Manon" w:date="2024-12-17T16:26:00Z" w16du:dateUtc="2024-12-18T00:26:00Z">
          <w:r w:rsidDel="00B11E13">
            <w:t xml:space="preserve">Rinse the </w:t>
          </w:r>
          <w:commentRangeStart w:id="1049"/>
          <w:r w:rsidDel="00B11E13">
            <w:t>1L</w:t>
          </w:r>
        </w:ins>
        <w:commentRangeEnd w:id="1049"/>
        <w:ins w:id="1050" w:author="Bogaart, Manon" w:date="2024-12-17T16:28:00Z" w16du:dateUtc="2024-12-18T00:28:00Z">
          <w:r w:rsidDel="00B11E13">
            <w:rPr>
              <w:rStyle w:val="CommentReference"/>
            </w:rPr>
            <w:commentReference w:id="1049"/>
          </w:r>
        </w:ins>
        <w:ins w:id="1051" w:author="Bogaart, Manon" w:date="2024-12-17T16:26:00Z" w16du:dateUtc="2024-12-18T00:26:00Z">
          <w:r w:rsidDel="00B11E13">
            <w:t xml:space="preserve"> sample bottle 3 times with the creek water from the extendo sampler</w:t>
          </w:r>
        </w:ins>
      </w:moveFrom>
    </w:p>
    <w:p w14:paraId="4B931E8A" w14:textId="3799C0D1" w:rsidR="00CA34EC" w:rsidDel="00B11E13" w:rsidRDefault="00CA34EC">
      <w:pPr>
        <w:rPr>
          <w:ins w:id="1052" w:author="Bogaart, Manon" w:date="2024-12-17T16:26:00Z" w16du:dateUtc="2024-12-18T00:26:00Z"/>
          <w:moveFrom w:id="1053" w:author="Basso, Marta" w:date="2025-01-02T10:54:00Z" w16du:dateUtc="2025-01-02T18:54:00Z"/>
        </w:rPr>
        <w:pPrChange w:id="1054" w:author="Basso, Marta" w:date="2025-01-02T10:55:00Z" w16du:dateUtc="2025-01-02T18:55:00Z">
          <w:pPr>
            <w:pStyle w:val="ListParagraph"/>
            <w:numPr>
              <w:ilvl w:val="3"/>
              <w:numId w:val="43"/>
            </w:numPr>
            <w:ind w:left="630" w:hanging="360"/>
          </w:pPr>
        </w:pPrChange>
      </w:pPr>
    </w:p>
    <w:p w14:paraId="18641A74" w14:textId="2086EA58" w:rsidR="00CA34EC" w:rsidDel="002544C8" w:rsidRDefault="00CA34EC">
      <w:pPr>
        <w:rPr>
          <w:ins w:id="1055" w:author="Bogaart, Manon" w:date="2024-12-17T16:27:00Z" w16du:dateUtc="2024-12-18T00:27:00Z"/>
          <w:moveFrom w:id="1056" w:author="Basso, Marta" w:date="2025-01-02T10:54:00Z" w16du:dateUtc="2025-01-02T18:54:00Z"/>
        </w:rPr>
        <w:pPrChange w:id="1057" w:author="Basso, Marta" w:date="2025-01-02T10:55:00Z" w16du:dateUtc="2025-01-02T18:55:00Z">
          <w:pPr>
            <w:pStyle w:val="ListParagraph"/>
            <w:numPr>
              <w:ilvl w:val="3"/>
              <w:numId w:val="43"/>
            </w:numPr>
            <w:ind w:left="630" w:hanging="360"/>
          </w:pPr>
        </w:pPrChange>
      </w:pPr>
      <w:moveFrom w:id="1058" w:author="Basso, Marta" w:date="2025-01-02T10:54:00Z" w16du:dateUtc="2025-01-02T18:54:00Z">
        <w:ins w:id="1059" w:author="Bogaart, Manon" w:date="2024-12-17T16:27:00Z" w16du:dateUtc="2024-12-18T00:27:00Z">
          <w:r w:rsidDel="00B11E13">
            <w:t>Fill the 1L sample bottle with creek water leaving no headspace.</w:t>
          </w:r>
        </w:ins>
      </w:moveFrom>
    </w:p>
    <w:moveFromRangeEnd w:id="1028"/>
    <w:p w14:paraId="59C670B4" w14:textId="7A3048F7" w:rsidR="00413A2A" w:rsidDel="00CA34EC" w:rsidRDefault="00413A2A">
      <w:pPr>
        <w:rPr>
          <w:del w:id="1060" w:author="Bogaart, Manon" w:date="2024-12-17T16:28:00Z" w16du:dateUtc="2024-12-18T00:28:00Z"/>
        </w:rPr>
        <w:pPrChange w:id="1061" w:author="Basso, Marta" w:date="2025-01-02T10:55:00Z" w16du:dateUtc="2025-01-02T18:55:00Z">
          <w:pPr>
            <w:pStyle w:val="ListParagraph"/>
            <w:numPr>
              <w:numId w:val="43"/>
            </w:numPr>
            <w:ind w:hanging="360"/>
            <w:jc w:val="both"/>
          </w:pPr>
        </w:pPrChange>
      </w:pPr>
      <w:del w:id="1062" w:author="Bogaart, Manon" w:date="2024-12-17T16:28:00Z" w16du:dateUtc="2024-12-18T00:28:00Z">
        <w:r w:rsidDel="00CA34EC">
          <w:delText>Grab two liter sample using the extendo sampler</w:delText>
        </w:r>
      </w:del>
    </w:p>
    <w:p w14:paraId="75A7396F" w14:textId="77777777" w:rsidR="00A64249" w:rsidRPr="00210ED4" w:rsidRDefault="00A64249" w:rsidP="00B11E13"/>
    <w:sectPr w:rsidR="00A64249" w:rsidRPr="00210ED4">
      <w:footerReference w:type="default" r:id="rId4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le, Ryan P" w:date="2025-01-07T10:15:00Z" w:initials="RC">
    <w:p w14:paraId="0D84C256" w14:textId="77777777" w:rsidR="00E4109E" w:rsidRDefault="00E4109E" w:rsidP="00E4109E">
      <w:pPr>
        <w:pStyle w:val="CommentText"/>
      </w:pPr>
      <w:r>
        <w:rPr>
          <w:rStyle w:val="CommentReference"/>
        </w:rPr>
        <w:annotationRef/>
      </w:r>
      <w:r>
        <w:t>A lot of the comments in the Field SOP can be carried over to here. Also, they are almost the same SOP. Spend some time differentiating the SOPs from each other so they are specific to the tasks that need to be done at checkups vs. full installation.</w:t>
      </w:r>
    </w:p>
  </w:comment>
  <w:comment w:id="2" w:author="Bogaart, Manon" w:date="2024-12-17T16:32:00Z" w:initials="MB">
    <w:p w14:paraId="600E0486" w14:textId="6CC4FA91" w:rsidR="001615E2" w:rsidRDefault="001615E2" w:rsidP="001615E2">
      <w:pPr>
        <w:pStyle w:val="CommentText"/>
      </w:pPr>
      <w:r>
        <w:rPr>
          <w:rStyle w:val="CommentReference"/>
        </w:rPr>
        <w:annotationRef/>
      </w:r>
      <w:r>
        <w:t>Is it only instalment? If yes, ignore my comment about the heading suggestion</w:t>
      </w:r>
    </w:p>
  </w:comment>
  <w:comment w:id="3" w:author="Basso, Marta" w:date="2024-12-27T12:12:00Z" w:initials="MB">
    <w:p w14:paraId="0882F701" w14:textId="77777777" w:rsidR="00381C78" w:rsidRDefault="00381C78" w:rsidP="00381C78">
      <w:pPr>
        <w:pStyle w:val="CommentText"/>
      </w:pPr>
      <w:r>
        <w:rPr>
          <w:rStyle w:val="CommentReference"/>
        </w:rPr>
        <w:annotationRef/>
      </w:r>
      <w:r>
        <w:t>Yes, we have to think how to include the in between check-ups, for now I’ll create a new document</w:t>
      </w:r>
    </w:p>
  </w:comment>
  <w:comment w:id="6" w:author="Cole, Ryan P" w:date="2025-01-07T10:13:00Z" w:initials="RC">
    <w:p w14:paraId="5E7D04C1" w14:textId="77777777" w:rsidR="00E4109E" w:rsidRDefault="00E4109E" w:rsidP="00E4109E">
      <w:pPr>
        <w:pStyle w:val="CommentText"/>
      </w:pPr>
      <w:r>
        <w:rPr>
          <w:rStyle w:val="CommentReference"/>
        </w:rPr>
        <w:annotationRef/>
      </w:r>
      <w:r>
        <w:t>See adjustments to Field Setup SOP and carry changes over to this list</w:t>
      </w:r>
    </w:p>
  </w:comment>
  <w:comment w:id="13" w:author="McCredie, Katherine E" w:date="2025-01-06T13:27:00Z" w:initials="KM">
    <w:p w14:paraId="10337CC6" w14:textId="518EF965" w:rsidR="00C67DC0" w:rsidRDefault="00C67DC0" w:rsidP="00C67DC0">
      <w:pPr>
        <w:pStyle w:val="CommentText"/>
      </w:pPr>
      <w:r>
        <w:rPr>
          <w:rStyle w:val="CommentReference"/>
        </w:rPr>
        <w:annotationRef/>
      </w:r>
      <w:r>
        <w:t>How many teams? Is this list enough for one team or two?</w:t>
      </w:r>
    </w:p>
  </w:comment>
  <w:comment w:id="23" w:author="McCredie, Katherine E" w:date="2025-01-06T13:26:00Z" w:initials="KM">
    <w:p w14:paraId="5575979F" w14:textId="73DF6D89" w:rsidR="00C67DC0" w:rsidRDefault="00C67DC0" w:rsidP="00C67DC0">
      <w:pPr>
        <w:pStyle w:val="CommentText"/>
      </w:pPr>
      <w:r>
        <w:rPr>
          <w:rStyle w:val="CommentReference"/>
        </w:rPr>
        <w:annotationRef/>
      </w:r>
      <w:r>
        <w:t>How many bottles?</w:t>
      </w:r>
    </w:p>
  </w:comment>
  <w:comment w:id="24" w:author="Basso, Marta" w:date="2025-01-09T10:04:00Z" w:initials="MB">
    <w:p w14:paraId="51B279B5" w14:textId="77777777" w:rsidR="00F27A5F" w:rsidRDefault="00F27A5F" w:rsidP="00F27A5F">
      <w:pPr>
        <w:pStyle w:val="CommentText"/>
      </w:pPr>
      <w:r>
        <w:rPr>
          <w:rStyle w:val="CommentReference"/>
        </w:rPr>
        <w:annotationRef/>
      </w:r>
      <w:r>
        <w:t>This will depend on the number of sample that the ISCO collected from one field trip to the other</w:t>
      </w:r>
    </w:p>
  </w:comment>
  <w:comment w:id="42" w:author="McCredie, Katherine E" w:date="2025-01-06T13:26:00Z" w:initials="KM">
    <w:p w14:paraId="382E4690" w14:textId="250A10D5" w:rsidR="00C67DC0" w:rsidRDefault="00C67DC0" w:rsidP="00C67DC0">
      <w:pPr>
        <w:pStyle w:val="CommentText"/>
      </w:pPr>
      <w:r>
        <w:rPr>
          <w:rStyle w:val="CommentReference"/>
        </w:rPr>
        <w:annotationRef/>
      </w:r>
      <w:r>
        <w:t xml:space="preserve">How many coolers? </w:t>
      </w:r>
    </w:p>
  </w:comment>
  <w:comment w:id="43" w:author="Cole, Ryan P" w:date="2025-01-07T10:13:00Z" w:initials="RC">
    <w:p w14:paraId="0C4A44ED" w14:textId="77777777" w:rsidR="00E4109E" w:rsidRDefault="00E4109E" w:rsidP="00E4109E">
      <w:pPr>
        <w:pStyle w:val="CommentText"/>
      </w:pPr>
      <w:r>
        <w:rPr>
          <w:rStyle w:val="CommentReference"/>
        </w:rPr>
        <w:annotationRef/>
      </w:r>
      <w:r>
        <w:t>How many ice packs?</w:t>
      </w:r>
    </w:p>
  </w:comment>
  <w:comment w:id="44" w:author="Basso, Marta" w:date="2025-01-09T10:04:00Z" w:initials="MB">
    <w:p w14:paraId="69ABD872" w14:textId="77777777" w:rsidR="00F27A5F" w:rsidRDefault="00F27A5F" w:rsidP="00F27A5F">
      <w:pPr>
        <w:pStyle w:val="CommentText"/>
      </w:pPr>
      <w:r>
        <w:rPr>
          <w:rStyle w:val="CommentReference"/>
        </w:rPr>
        <w:annotationRef/>
      </w:r>
      <w:r>
        <w:t xml:space="preserve">This will depend on the number of samples that the ISCO collected. </w:t>
      </w:r>
    </w:p>
  </w:comment>
  <w:comment w:id="64" w:author="Bogaart, Manon" w:date="2024-12-17T16:08:00Z" w:initials="MB">
    <w:p w14:paraId="3F3FDFE6" w14:textId="48F3FE44" w:rsidR="008408B7" w:rsidRDefault="008408B7" w:rsidP="008408B7">
      <w:pPr>
        <w:pStyle w:val="CommentText"/>
      </w:pPr>
      <w:r>
        <w:rPr>
          <w:rStyle w:val="CommentReference"/>
        </w:rPr>
        <w:annotationRef/>
      </w:r>
      <w:r>
        <w:t>For battery acid spill</w:t>
      </w:r>
    </w:p>
  </w:comment>
  <w:comment w:id="173" w:author="Basso, Marta" w:date="2024-12-27T11:38:00Z" w:initials="MB">
    <w:p w14:paraId="1F59DA80" w14:textId="77777777" w:rsidR="00E53A61" w:rsidRDefault="00E53A61" w:rsidP="00E53A61">
      <w:pPr>
        <w:pStyle w:val="CommentText"/>
      </w:pPr>
      <w:r>
        <w:rPr>
          <w:rStyle w:val="CommentReference"/>
        </w:rPr>
        <w:annotationRef/>
      </w:r>
      <w:r>
        <w:t>Do we need this general part? I moved the safety and miscellaneous in the previous table. I think the tools and hardware here could go in the “pre-instrumentation deployment”, meaning pipes installation</w:t>
      </w:r>
    </w:p>
  </w:comment>
  <w:comment w:id="174" w:author="Basso, Marta" w:date="2024-12-27T11:57:00Z" w:initials="MB">
    <w:p w14:paraId="7AB0272D" w14:textId="77777777" w:rsidR="00C323BF" w:rsidRDefault="00C323BF" w:rsidP="00C323BF">
      <w:pPr>
        <w:pStyle w:val="CommentText"/>
      </w:pPr>
      <w:r>
        <w:rPr>
          <w:rStyle w:val="CommentReference"/>
        </w:rPr>
        <w:annotationRef/>
      </w:r>
      <w:r>
        <w:t>Probably leave the tools and hardware needed for the sondes and level logger deployment</w:t>
      </w:r>
    </w:p>
  </w:comment>
  <w:comment w:id="324" w:author="Bogaart, Manon" w:date="2024-12-17T16:31:00Z" w:initials="MB">
    <w:p w14:paraId="656BD95C" w14:textId="07113FAB" w:rsidR="00CA34EC" w:rsidRDefault="00CA34EC" w:rsidP="00CA34EC">
      <w:pPr>
        <w:pStyle w:val="CommentText"/>
      </w:pPr>
      <w:r>
        <w:rPr>
          <w:rStyle w:val="CommentReference"/>
        </w:rPr>
        <w:annotationRef/>
      </w:r>
      <w:r>
        <w:t xml:space="preserve">Maybe it is better to divide this into: </w:t>
      </w:r>
      <w:r>
        <w:br/>
        <w:t>1. Before leaving</w:t>
      </w:r>
      <w:r>
        <w:br/>
        <w:t>2. In the field</w:t>
      </w:r>
    </w:p>
    <w:p w14:paraId="757E903C" w14:textId="77777777" w:rsidR="00CA34EC" w:rsidRDefault="00CA34EC" w:rsidP="00CA34EC">
      <w:pPr>
        <w:pStyle w:val="CommentText"/>
      </w:pPr>
      <w:r>
        <w:t xml:space="preserve">    a. Installation</w:t>
      </w:r>
    </w:p>
    <w:p w14:paraId="72D29E5E" w14:textId="77777777" w:rsidR="00CA34EC" w:rsidRDefault="00CA34EC" w:rsidP="00CA34EC">
      <w:pPr>
        <w:pStyle w:val="CommentText"/>
      </w:pPr>
      <w:r>
        <w:t xml:space="preserve">    b. In between check-ups (don’t like this name)</w:t>
      </w:r>
    </w:p>
  </w:comment>
  <w:comment w:id="348" w:author="Basso, Marta" w:date="2025-01-16T10:42:00Z" w:initials="MB">
    <w:p w14:paraId="43D96131" w14:textId="77777777" w:rsidR="00B96D3D" w:rsidRDefault="00B96D3D" w:rsidP="00B96D3D">
      <w:pPr>
        <w:pStyle w:val="CommentText"/>
      </w:pPr>
      <w:r>
        <w:rPr>
          <w:rStyle w:val="CommentReference"/>
        </w:rPr>
        <w:annotationRef/>
      </w:r>
      <w:r>
        <w:t>Is it this or field_form_stormchasing?</w:t>
      </w:r>
    </w:p>
  </w:comment>
  <w:comment w:id="364" w:author="Bogaart, Manon" w:date="2024-12-17T15:58:00Z" w:initials="MB">
    <w:p w14:paraId="0A3E7DC2" w14:textId="2D6EAC27" w:rsidR="00451FC6" w:rsidRDefault="00451FC6" w:rsidP="00451FC6">
      <w:pPr>
        <w:pStyle w:val="CommentText"/>
      </w:pPr>
      <w:r>
        <w:rPr>
          <w:rStyle w:val="CommentReference"/>
        </w:rPr>
        <w:annotationRef/>
      </w:r>
      <w:r>
        <w:t>I removed launch levellogger, see in the field &gt; pressure transducer for reason</w:t>
      </w:r>
    </w:p>
  </w:comment>
  <w:comment w:id="365" w:author="Basso, Marta" w:date="2024-12-27T12:09:00Z" w:initials="MB">
    <w:p w14:paraId="0191D080" w14:textId="77777777" w:rsidR="002544C8" w:rsidRDefault="002544C8" w:rsidP="002544C8">
      <w:pPr>
        <w:pStyle w:val="CommentText"/>
      </w:pPr>
      <w:r>
        <w:rPr>
          <w:rStyle w:val="CommentReference"/>
        </w:rPr>
        <w:annotationRef/>
      </w:r>
      <w:r>
        <w:t>What about the barologger?</w:t>
      </w:r>
    </w:p>
  </w:comment>
  <w:comment w:id="402" w:author="Bogaart, Manon" w:date="2024-12-17T16:04:00Z" w:initials="MB">
    <w:p w14:paraId="71381096" w14:textId="7129E975" w:rsidR="00BE03AD" w:rsidRDefault="00BE03AD" w:rsidP="00BE03AD">
      <w:pPr>
        <w:pStyle w:val="CommentText"/>
      </w:pPr>
      <w:r>
        <w:rPr>
          <w:rStyle w:val="CommentReference"/>
        </w:rPr>
        <w:annotationRef/>
      </w:r>
      <w:r>
        <w:t>What does NT stand for?</w:t>
      </w:r>
    </w:p>
  </w:comment>
  <w:comment w:id="417" w:author="Basso, Marta" w:date="2025-01-09T10:03:00Z" w:initials="MB">
    <w:p w14:paraId="23D820C4" w14:textId="77777777" w:rsidR="00F27948" w:rsidRDefault="00F27948" w:rsidP="00F27948">
      <w:pPr>
        <w:pStyle w:val="CommentText"/>
      </w:pPr>
      <w:r>
        <w:rPr>
          <w:rStyle w:val="CommentReference"/>
        </w:rPr>
        <w:annotationRef/>
      </w:r>
      <w:r>
        <w:t>Please change with the correct labling</w:t>
      </w:r>
    </w:p>
  </w:comment>
  <w:comment w:id="435" w:author="Bogaart, Manon" w:date="2024-12-17T16:28:00Z" w:initials="MB">
    <w:p w14:paraId="47F982CB" w14:textId="77777777" w:rsidR="00B11E13" w:rsidRDefault="00B11E13" w:rsidP="00B11E13">
      <w:pPr>
        <w:pStyle w:val="CommentText"/>
      </w:pPr>
      <w:r>
        <w:rPr>
          <w:rStyle w:val="CommentReference"/>
        </w:rPr>
        <w:annotationRef/>
      </w:r>
      <w:r>
        <w:t>We are only collection 1L, right?</w:t>
      </w:r>
    </w:p>
  </w:comment>
  <w:comment w:id="545" w:author="Bogaart, Manon" w:date="2024-12-17T16:13:00Z" w:initials="MB">
    <w:p w14:paraId="0583725A" w14:textId="77777777" w:rsidR="00F325A9" w:rsidRDefault="00F325A9" w:rsidP="00F325A9">
      <w:pPr>
        <w:pStyle w:val="CommentText"/>
      </w:pPr>
      <w:r>
        <w:rPr>
          <w:rStyle w:val="CommentReference"/>
        </w:rPr>
        <w:annotationRef/>
      </w:r>
      <w:r>
        <w:t>I don’t know if this is the right location for this but we need to put it somewhere.</w:t>
      </w:r>
    </w:p>
  </w:comment>
  <w:comment w:id="555" w:author="McCredie, Katherine E" w:date="2025-01-06T13:29:00Z" w:initials="KM">
    <w:p w14:paraId="437B5FB6" w14:textId="77777777" w:rsidR="00C67DC0" w:rsidRDefault="00C67DC0" w:rsidP="00C67DC0">
      <w:pPr>
        <w:pStyle w:val="CommentText"/>
      </w:pPr>
      <w:r>
        <w:rPr>
          <w:rStyle w:val="CommentReference"/>
        </w:rPr>
        <w:annotationRef/>
      </w:r>
      <w:r>
        <w:t>Why dirty bottles?</w:t>
      </w:r>
    </w:p>
  </w:comment>
  <w:comment w:id="556" w:author="Basso, Marta" w:date="2025-01-09T10:07:00Z" w:initials="MB">
    <w:p w14:paraId="0528F04D" w14:textId="77777777" w:rsidR="00F27A5F" w:rsidRDefault="00F27A5F" w:rsidP="00F27A5F">
      <w:pPr>
        <w:pStyle w:val="CommentText"/>
      </w:pPr>
      <w:r>
        <w:rPr>
          <w:rStyle w:val="CommentReference"/>
        </w:rPr>
        <w:annotationRef/>
      </w:r>
      <w:r>
        <w:t>Because we are placing them only to have the 24 bottles in the ISCO. We are not collecting samples with them</w:t>
      </w:r>
    </w:p>
  </w:comment>
  <w:comment w:id="570" w:author="McCredie, Katherine E" w:date="2025-01-06T13:30:00Z" w:initials="KM">
    <w:p w14:paraId="5B3BB8D2" w14:textId="6C48E8A8" w:rsidR="00C67DC0" w:rsidRDefault="00C67DC0" w:rsidP="00C67DC0">
      <w:pPr>
        <w:pStyle w:val="CommentText"/>
      </w:pPr>
      <w:r>
        <w:rPr>
          <w:rStyle w:val="CommentReference"/>
        </w:rPr>
        <w:annotationRef/>
      </w:r>
      <w:r>
        <w:t>On the label or in your field form?</w:t>
      </w:r>
    </w:p>
  </w:comment>
  <w:comment w:id="574" w:author="McCredie, Katherine E" w:date="2025-01-06T13:29:00Z" w:initials="KM">
    <w:p w14:paraId="01E515EC" w14:textId="0CEEBDAE" w:rsidR="00C67DC0" w:rsidRDefault="00C67DC0" w:rsidP="00C67DC0">
      <w:pPr>
        <w:pStyle w:val="CommentText"/>
      </w:pPr>
      <w:r>
        <w:rPr>
          <w:rStyle w:val="CommentReference"/>
        </w:rPr>
        <w:annotationRef/>
      </w:r>
      <w:r>
        <w:t>Any more details about sample transport, handling, storage?</w:t>
      </w:r>
    </w:p>
  </w:comment>
  <w:comment w:id="575" w:author="Basso, Marta" w:date="2025-01-09T10:10:00Z" w:initials="MB">
    <w:p w14:paraId="3C01940E" w14:textId="77777777" w:rsidR="00F27A5F" w:rsidRDefault="00F27A5F" w:rsidP="00F27A5F">
      <w:pPr>
        <w:pStyle w:val="CommentText"/>
      </w:pPr>
      <w:r>
        <w:rPr>
          <w:rStyle w:val="CommentReference"/>
        </w:rPr>
        <w:annotationRef/>
      </w:r>
      <w:r>
        <w:t>I added some details at the end of the document in the section “Back to the lab”</w:t>
      </w:r>
    </w:p>
  </w:comment>
  <w:comment w:id="701" w:author="Bogaart, Manon" w:date="2024-12-17T16:15:00Z" w:initials="MB">
    <w:p w14:paraId="215EF785" w14:textId="7F7DC260" w:rsidR="0056429F" w:rsidRDefault="0056429F" w:rsidP="0056429F">
      <w:pPr>
        <w:pStyle w:val="CommentText"/>
      </w:pPr>
      <w:r>
        <w:rPr>
          <w:rStyle w:val="CommentReference"/>
        </w:rPr>
        <w:annotationRef/>
      </w:r>
      <w:r>
        <w:t>Don’t know if this is the right place for this, but it should be somewhere.</w:t>
      </w:r>
    </w:p>
  </w:comment>
  <w:comment w:id="815" w:author="Bogaart, Manon" w:date="2024-12-17T16:13:00Z" w:initials="MB">
    <w:p w14:paraId="25A3C91B" w14:textId="0C0BA1D9" w:rsidR="009E650E" w:rsidRDefault="009E650E" w:rsidP="009E650E">
      <w:pPr>
        <w:pStyle w:val="CommentText"/>
      </w:pPr>
      <w:r>
        <w:rPr>
          <w:rStyle w:val="CommentReference"/>
        </w:rPr>
        <w:annotationRef/>
      </w:r>
      <w:r>
        <w:t>I don’t know if this is the right location for this but we need to put it somewhere.</w:t>
      </w:r>
    </w:p>
  </w:comment>
  <w:comment w:id="870" w:author="Basso, Marta" w:date="2024-12-27T12:05:00Z" w:initials="MB">
    <w:p w14:paraId="2320387B" w14:textId="77777777" w:rsidR="002544C8" w:rsidRDefault="002544C8" w:rsidP="002544C8">
      <w:pPr>
        <w:pStyle w:val="CommentText"/>
      </w:pPr>
      <w:r>
        <w:rPr>
          <w:rStyle w:val="CommentReference"/>
        </w:rPr>
        <w:annotationRef/>
      </w:r>
      <w:r>
        <w:t>Supposedly is already launched, no? Maybe something like: double check the sonde is launched with 15 minutes interval</w:t>
      </w:r>
    </w:p>
  </w:comment>
  <w:comment w:id="906" w:author="Basso, Marta" w:date="2025-01-09T10:03:00Z" w:initials="MB">
    <w:p w14:paraId="63A6DA5E" w14:textId="77777777" w:rsidR="00F27A5F" w:rsidRDefault="00F27A5F" w:rsidP="00F27A5F">
      <w:pPr>
        <w:pStyle w:val="CommentText"/>
      </w:pPr>
      <w:r>
        <w:rPr>
          <w:rStyle w:val="CommentReference"/>
        </w:rPr>
        <w:annotationRef/>
      </w:r>
      <w:r>
        <w:t>I don’t think the name is correct</w:t>
      </w:r>
    </w:p>
  </w:comment>
  <w:comment w:id="938" w:author="Bogaart, Manon" w:date="2024-12-17T15:56:00Z" w:initials="MB">
    <w:p w14:paraId="69391DD3" w14:textId="12B04D45" w:rsidR="00451FC6" w:rsidRDefault="00451FC6" w:rsidP="00451FC6">
      <w:pPr>
        <w:pStyle w:val="CommentText"/>
      </w:pPr>
      <w:r>
        <w:rPr>
          <w:rStyle w:val="CommentReference"/>
        </w:rPr>
        <w:annotationRef/>
      </w:r>
      <w:r>
        <w:t xml:space="preserve">This should not be done before leaving. It should be done at the location for the levellogger, I figured this out together with Ryan and Tyler. Because the air pressure is different between the before leaving and the location. The levellogger probably sets the value to 0 for the pressure while launching. If your location has a higher elevation then where you launched it, you could end up with negative waterlevel values. </w:t>
      </w:r>
      <w:r>
        <w:br/>
      </w:r>
      <w:r>
        <w:br/>
        <w:t>Therefore, I removed it out of the “Before leaving”.</w:t>
      </w:r>
    </w:p>
  </w:comment>
  <w:comment w:id="1020" w:author="Basso, Marta" w:date="2024-12-27T12:07:00Z" w:initials="MB">
    <w:p w14:paraId="1AAD9712" w14:textId="77777777" w:rsidR="002544C8" w:rsidRDefault="002544C8" w:rsidP="002544C8">
      <w:pPr>
        <w:pStyle w:val="CommentText"/>
      </w:pPr>
      <w:r>
        <w:rPr>
          <w:rStyle w:val="CommentReference"/>
        </w:rPr>
        <w:annotationRef/>
      </w:r>
      <w:r>
        <w:t>Shouldn't be before the level logger launch?</w:t>
      </w:r>
    </w:p>
  </w:comment>
  <w:comment w:id="1049" w:author="Bogaart, Manon" w:date="2024-12-17T16:28:00Z" w:initials="MB">
    <w:p w14:paraId="4ED62B2A" w14:textId="21C689F2" w:rsidR="00CA34EC" w:rsidRDefault="00CA34EC" w:rsidP="00CA34EC">
      <w:pPr>
        <w:pStyle w:val="CommentText"/>
      </w:pPr>
      <w:r>
        <w:rPr>
          <w:rStyle w:val="CommentReference"/>
        </w:rPr>
        <w:annotationRef/>
      </w:r>
      <w:r>
        <w:t>We are only collection 1L,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84C256" w15:done="0"/>
  <w15:commentEx w15:paraId="600E0486" w15:done="0"/>
  <w15:commentEx w15:paraId="0882F701" w15:paraIdParent="600E0486" w15:done="0"/>
  <w15:commentEx w15:paraId="5E7D04C1" w15:done="0"/>
  <w15:commentEx w15:paraId="10337CC6" w15:done="0"/>
  <w15:commentEx w15:paraId="5575979F" w15:done="0"/>
  <w15:commentEx w15:paraId="51B279B5" w15:paraIdParent="5575979F" w15:done="0"/>
  <w15:commentEx w15:paraId="382E4690" w15:done="0"/>
  <w15:commentEx w15:paraId="0C4A44ED" w15:paraIdParent="382E4690" w15:done="0"/>
  <w15:commentEx w15:paraId="69ABD872" w15:paraIdParent="382E4690" w15:done="0"/>
  <w15:commentEx w15:paraId="3F3FDFE6" w15:done="0"/>
  <w15:commentEx w15:paraId="1F59DA80" w15:done="0"/>
  <w15:commentEx w15:paraId="7AB0272D" w15:paraIdParent="1F59DA80" w15:done="0"/>
  <w15:commentEx w15:paraId="72D29E5E" w15:done="0"/>
  <w15:commentEx w15:paraId="43D96131" w15:done="0"/>
  <w15:commentEx w15:paraId="0A3E7DC2" w15:done="0"/>
  <w15:commentEx w15:paraId="0191D080" w15:paraIdParent="0A3E7DC2" w15:done="0"/>
  <w15:commentEx w15:paraId="71381096" w15:done="0"/>
  <w15:commentEx w15:paraId="23D820C4" w15:done="0"/>
  <w15:commentEx w15:paraId="47F982CB" w15:done="0"/>
  <w15:commentEx w15:paraId="0583725A" w15:done="0"/>
  <w15:commentEx w15:paraId="437B5FB6" w15:done="0"/>
  <w15:commentEx w15:paraId="0528F04D" w15:paraIdParent="437B5FB6" w15:done="0"/>
  <w15:commentEx w15:paraId="5B3BB8D2" w15:done="1"/>
  <w15:commentEx w15:paraId="01E515EC" w15:done="0"/>
  <w15:commentEx w15:paraId="3C01940E" w15:paraIdParent="01E515EC" w15:done="0"/>
  <w15:commentEx w15:paraId="215EF785" w15:done="0"/>
  <w15:commentEx w15:paraId="25A3C91B" w15:done="0"/>
  <w15:commentEx w15:paraId="2320387B" w15:done="0"/>
  <w15:commentEx w15:paraId="63A6DA5E" w15:done="0"/>
  <w15:commentEx w15:paraId="69391DD3" w15:done="0"/>
  <w15:commentEx w15:paraId="1AAD9712" w15:done="0"/>
  <w15:commentEx w15:paraId="4ED62B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F84C2C" w16cex:dateUtc="2025-01-07T18:15:00Z"/>
  <w16cex:commentExtensible w16cex:durableId="36FD5ABC" w16cex:dateUtc="2024-12-18T00:32:00Z"/>
  <w16cex:commentExtensible w16cex:durableId="7CEF841E" w16cex:dateUtc="2024-12-27T20:12:00Z"/>
  <w16cex:commentExtensible w16cex:durableId="047CB67E" w16cex:dateUtc="2025-01-07T18:13:00Z"/>
  <w16cex:commentExtensible w16cex:durableId="56364E44" w16cex:dateUtc="2025-01-06T21:27:00Z"/>
  <w16cex:commentExtensible w16cex:durableId="5DF2ADBF" w16cex:dateUtc="2025-01-06T21:26:00Z"/>
  <w16cex:commentExtensible w16cex:durableId="63818D6F" w16cex:dateUtc="2025-01-09T18:04:00Z"/>
  <w16cex:commentExtensible w16cex:durableId="2B6384FA" w16cex:dateUtc="2025-01-06T21:26:00Z"/>
  <w16cex:commentExtensible w16cex:durableId="0B82E79B" w16cex:dateUtc="2025-01-07T18:13:00Z"/>
  <w16cex:commentExtensible w16cex:durableId="68093587" w16cex:dateUtc="2025-01-09T18:04:00Z"/>
  <w16cex:commentExtensible w16cex:durableId="4A05FC3A" w16cex:dateUtc="2024-12-18T00:08:00Z"/>
  <w16cex:commentExtensible w16cex:durableId="47CF2DE3" w16cex:dateUtc="2024-12-27T19:38:00Z"/>
  <w16cex:commentExtensible w16cex:durableId="3964C4A6" w16cex:dateUtc="2024-12-27T19:57:00Z"/>
  <w16cex:commentExtensible w16cex:durableId="66D6A7D7" w16cex:dateUtc="2024-12-18T00:31:00Z"/>
  <w16cex:commentExtensible w16cex:durableId="16B5BEAD" w16cex:dateUtc="2025-01-16T18:42:00Z"/>
  <w16cex:commentExtensible w16cex:durableId="3D110194" w16cex:dateUtc="2024-12-17T23:58:00Z"/>
  <w16cex:commentExtensible w16cex:durableId="4798EF8B" w16cex:dateUtc="2024-12-27T20:09:00Z"/>
  <w16cex:commentExtensible w16cex:durableId="01DD3178" w16cex:dateUtc="2024-12-18T00:04:00Z"/>
  <w16cex:commentExtensible w16cex:durableId="4019D0D1" w16cex:dateUtc="2025-01-09T18:03:00Z"/>
  <w16cex:commentExtensible w16cex:durableId="118EFC30" w16cex:dateUtc="2024-12-18T00:28:00Z">
    <w16cex:extLst>
      <w16:ext w16:uri="{CE6994B0-6A32-4C9F-8C6B-6E91EDA988CE}">
        <cr:reactions xmlns:cr="http://schemas.microsoft.com/office/comments/2020/reactions">
          <cr:reaction reactionType="1">
            <cr:reactionInfo dateUtc="2024-12-27T20:09:34Z">
              <cr:user userId="S::bassom@oregonstate.edu::2a7483b0-f881-47be-92b5-056cbbab87ba" userProvider="AD" userName="Basso, Marta"/>
            </cr:reactionInfo>
          </cr:reaction>
        </cr:reactions>
      </w16:ext>
    </w16cex:extLst>
  </w16cex:commentExtensible>
  <w16cex:commentExtensible w16cex:durableId="37F7FC32" w16cex:dateUtc="2024-12-18T00:13:00Z">
    <w16cex:extLst>
      <w16:ext w16:uri="{CE6994B0-6A32-4C9F-8C6B-6E91EDA988CE}">
        <cr:reactions xmlns:cr="http://schemas.microsoft.com/office/comments/2020/reactions">
          <cr:reaction reactionType="1">
            <cr:reactionInfo dateUtc="2024-12-27T19:55:49Z">
              <cr:user userId="S::bassom@oregonstate.edu::2a7483b0-f881-47be-92b5-056cbbab87ba" userProvider="AD" userName="Basso, Marta"/>
            </cr:reactionInfo>
          </cr:reaction>
        </cr:reactions>
      </w16:ext>
    </w16cex:extLst>
  </w16cex:commentExtensible>
  <w16cex:commentExtensible w16cex:durableId="2D3DC9CD" w16cex:dateUtc="2025-01-06T21:29:00Z"/>
  <w16cex:commentExtensible w16cex:durableId="503D6476" w16cex:dateUtc="2025-01-09T18:07:00Z"/>
  <w16cex:commentExtensible w16cex:durableId="53684E62" w16cex:dateUtc="2025-01-06T21:30:00Z"/>
  <w16cex:commentExtensible w16cex:durableId="2D0AA95B" w16cex:dateUtc="2025-01-06T21:29:00Z"/>
  <w16cex:commentExtensible w16cex:durableId="54BC7DEE" w16cex:dateUtc="2025-01-09T18:10:00Z"/>
  <w16cex:commentExtensible w16cex:durableId="1C61211C" w16cex:dateUtc="2024-12-18T00:15:00Z"/>
  <w16cex:commentExtensible w16cex:durableId="55492719" w16cex:dateUtc="2024-12-18T00:13:00Z">
    <w16cex:extLst>
      <w16:ext w16:uri="{CE6994B0-6A32-4C9F-8C6B-6E91EDA988CE}">
        <cr:reactions xmlns:cr="http://schemas.microsoft.com/office/comments/2020/reactions">
          <cr:reaction reactionType="1">
            <cr:reactionInfo dateUtc="2024-12-27T19:55:49Z">
              <cr:user userId="S::bassom@oregonstate.edu::2a7483b0-f881-47be-92b5-056cbbab87ba" userProvider="AD" userName="Basso, Marta"/>
            </cr:reactionInfo>
          </cr:reaction>
        </cr:reactions>
      </w16:ext>
    </w16cex:extLst>
  </w16cex:commentExtensible>
  <w16cex:commentExtensible w16cex:durableId="130529B8" w16cex:dateUtc="2024-12-27T20:05:00Z"/>
  <w16cex:commentExtensible w16cex:durableId="1ACB8500" w16cex:dateUtc="2025-01-09T18:03:00Z"/>
  <w16cex:commentExtensible w16cex:durableId="672C4AD9" w16cex:dateUtc="2024-12-17T23:56:00Z">
    <w16cex:extLst>
      <w16:ext w16:uri="{CE6994B0-6A32-4C9F-8C6B-6E91EDA988CE}">
        <cr:reactions xmlns:cr="http://schemas.microsoft.com/office/comments/2020/reactions">
          <cr:reaction reactionType="1">
            <cr:reactionInfo dateUtc="2024-12-27T20:08:53Z">
              <cr:user userId="S::bassom@oregonstate.edu::2a7483b0-f881-47be-92b5-056cbbab87ba" userProvider="AD" userName="Basso, Marta"/>
            </cr:reactionInfo>
          </cr:reaction>
        </cr:reactions>
      </w16:ext>
    </w16cex:extLst>
  </w16cex:commentExtensible>
  <w16cex:commentExtensible w16cex:durableId="7D66B4C2" w16cex:dateUtc="2024-12-27T20:07:00Z"/>
  <w16cex:commentExtensible w16cex:durableId="3010B092" w16cex:dateUtc="2024-12-18T00:28:00Z">
    <w16cex:extLst>
      <w16:ext w16:uri="{CE6994B0-6A32-4C9F-8C6B-6E91EDA988CE}">
        <cr:reactions xmlns:cr="http://schemas.microsoft.com/office/comments/2020/reactions">
          <cr:reaction reactionType="1">
            <cr:reactionInfo dateUtc="2024-12-27T20:09:34Z">
              <cr:user userId="S::bassom@oregonstate.edu::2a7483b0-f881-47be-92b5-056cbbab87ba" userProvider="AD" userName="Basso, Mart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84C256" w16cid:durableId="5BF84C2C"/>
  <w16cid:commentId w16cid:paraId="600E0486" w16cid:durableId="36FD5ABC"/>
  <w16cid:commentId w16cid:paraId="0882F701" w16cid:durableId="7CEF841E"/>
  <w16cid:commentId w16cid:paraId="5E7D04C1" w16cid:durableId="047CB67E"/>
  <w16cid:commentId w16cid:paraId="10337CC6" w16cid:durableId="56364E44"/>
  <w16cid:commentId w16cid:paraId="5575979F" w16cid:durableId="5DF2ADBF"/>
  <w16cid:commentId w16cid:paraId="51B279B5" w16cid:durableId="63818D6F"/>
  <w16cid:commentId w16cid:paraId="382E4690" w16cid:durableId="2B6384FA"/>
  <w16cid:commentId w16cid:paraId="0C4A44ED" w16cid:durableId="0B82E79B"/>
  <w16cid:commentId w16cid:paraId="69ABD872" w16cid:durableId="68093587"/>
  <w16cid:commentId w16cid:paraId="3F3FDFE6" w16cid:durableId="4A05FC3A"/>
  <w16cid:commentId w16cid:paraId="1F59DA80" w16cid:durableId="47CF2DE3"/>
  <w16cid:commentId w16cid:paraId="7AB0272D" w16cid:durableId="3964C4A6"/>
  <w16cid:commentId w16cid:paraId="72D29E5E" w16cid:durableId="66D6A7D7"/>
  <w16cid:commentId w16cid:paraId="43D96131" w16cid:durableId="16B5BEAD"/>
  <w16cid:commentId w16cid:paraId="0A3E7DC2" w16cid:durableId="3D110194"/>
  <w16cid:commentId w16cid:paraId="0191D080" w16cid:durableId="4798EF8B"/>
  <w16cid:commentId w16cid:paraId="71381096" w16cid:durableId="01DD3178"/>
  <w16cid:commentId w16cid:paraId="23D820C4" w16cid:durableId="4019D0D1"/>
  <w16cid:commentId w16cid:paraId="47F982CB" w16cid:durableId="118EFC30"/>
  <w16cid:commentId w16cid:paraId="0583725A" w16cid:durableId="37F7FC32"/>
  <w16cid:commentId w16cid:paraId="437B5FB6" w16cid:durableId="2D3DC9CD"/>
  <w16cid:commentId w16cid:paraId="0528F04D" w16cid:durableId="503D6476"/>
  <w16cid:commentId w16cid:paraId="5B3BB8D2" w16cid:durableId="53684E62"/>
  <w16cid:commentId w16cid:paraId="01E515EC" w16cid:durableId="2D0AA95B"/>
  <w16cid:commentId w16cid:paraId="3C01940E" w16cid:durableId="54BC7DEE"/>
  <w16cid:commentId w16cid:paraId="215EF785" w16cid:durableId="1C61211C"/>
  <w16cid:commentId w16cid:paraId="25A3C91B" w16cid:durableId="55492719"/>
  <w16cid:commentId w16cid:paraId="2320387B" w16cid:durableId="130529B8"/>
  <w16cid:commentId w16cid:paraId="63A6DA5E" w16cid:durableId="1ACB8500"/>
  <w16cid:commentId w16cid:paraId="69391DD3" w16cid:durableId="672C4AD9"/>
  <w16cid:commentId w16cid:paraId="1AAD9712" w16cid:durableId="7D66B4C2"/>
  <w16cid:commentId w16cid:paraId="4ED62B2A" w16cid:durableId="3010B0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C7109" w14:textId="77777777" w:rsidR="00D470F7" w:rsidRDefault="00D470F7" w:rsidP="00210ED4">
      <w:pPr>
        <w:spacing w:after="0" w:line="240" w:lineRule="auto"/>
      </w:pPr>
      <w:r>
        <w:separator/>
      </w:r>
    </w:p>
  </w:endnote>
  <w:endnote w:type="continuationSeparator" w:id="0">
    <w:p w14:paraId="43CF09D9" w14:textId="77777777" w:rsidR="00D470F7" w:rsidRDefault="00D470F7" w:rsidP="00210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6738720"/>
      <w:docPartObj>
        <w:docPartGallery w:val="Page Numbers (Bottom of Page)"/>
        <w:docPartUnique/>
      </w:docPartObj>
    </w:sdtPr>
    <w:sdtEndPr>
      <w:rPr>
        <w:noProof/>
      </w:rPr>
    </w:sdtEndPr>
    <w:sdtContent>
      <w:p w14:paraId="0723DC52" w14:textId="19934288" w:rsidR="00413A2A" w:rsidRDefault="00413A2A">
        <w:pPr>
          <w:pStyle w:val="Footer"/>
          <w:jc w:val="right"/>
        </w:pPr>
        <w:r>
          <w:fldChar w:fldCharType="begin"/>
        </w:r>
        <w:r>
          <w:instrText xml:space="preserve"> PAGE   \* MERGEFORMAT </w:instrText>
        </w:r>
        <w:r>
          <w:fldChar w:fldCharType="separate"/>
        </w:r>
        <w:r w:rsidR="00103F4E">
          <w:rPr>
            <w:noProof/>
          </w:rPr>
          <w:t>4</w:t>
        </w:r>
        <w:r>
          <w:rPr>
            <w:noProof/>
          </w:rPr>
          <w:fldChar w:fldCharType="end"/>
        </w:r>
      </w:p>
    </w:sdtContent>
  </w:sdt>
  <w:p w14:paraId="19291414" w14:textId="77777777" w:rsidR="00413A2A" w:rsidRDefault="00413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757BC" w14:textId="77777777" w:rsidR="00D470F7" w:rsidRDefault="00D470F7" w:rsidP="00210ED4">
      <w:pPr>
        <w:spacing w:after="0" w:line="240" w:lineRule="auto"/>
      </w:pPr>
      <w:r>
        <w:separator/>
      </w:r>
    </w:p>
  </w:footnote>
  <w:footnote w:type="continuationSeparator" w:id="0">
    <w:p w14:paraId="69EB5BCC" w14:textId="77777777" w:rsidR="00D470F7" w:rsidRDefault="00D470F7" w:rsidP="00210E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696D"/>
    <w:multiLevelType w:val="hybridMultilevel"/>
    <w:tmpl w:val="904889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75400"/>
    <w:multiLevelType w:val="hybridMultilevel"/>
    <w:tmpl w:val="32A89FE8"/>
    <w:lvl w:ilvl="0" w:tplc="9874113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701DCD"/>
    <w:multiLevelType w:val="hybridMultilevel"/>
    <w:tmpl w:val="838C02D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21CF6"/>
    <w:multiLevelType w:val="hybridMultilevel"/>
    <w:tmpl w:val="EF985AF8"/>
    <w:lvl w:ilvl="0" w:tplc="04090003">
      <w:start w:val="1"/>
      <w:numFmt w:val="bullet"/>
      <w:lvlText w:val="o"/>
      <w:lvlJc w:val="left"/>
      <w:pPr>
        <w:ind w:left="720" w:hanging="360"/>
      </w:pPr>
      <w:rPr>
        <w:rFonts w:ascii="Courier New" w:hAnsi="Courier New" w:cs="Courier New"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F20250"/>
    <w:multiLevelType w:val="hybridMultilevel"/>
    <w:tmpl w:val="CE74B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6A7274"/>
    <w:multiLevelType w:val="hybridMultilevel"/>
    <w:tmpl w:val="2CCCF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426121"/>
    <w:multiLevelType w:val="hybridMultilevel"/>
    <w:tmpl w:val="6F8E1BA4"/>
    <w:lvl w:ilvl="0" w:tplc="7F22A652">
      <w:start w:val="1"/>
      <w:numFmt w:val="bullet"/>
      <w:lvlText w:val=""/>
      <w:lvlJc w:val="left"/>
      <w:pPr>
        <w:ind w:left="1710" w:hanging="360"/>
      </w:pPr>
      <w:rPr>
        <w:rFonts w:ascii="Wingdings" w:hAnsi="Wingdings" w:hint="default"/>
      </w:rPr>
    </w:lvl>
    <w:lvl w:ilvl="1" w:tplc="04090001">
      <w:start w:val="1"/>
      <w:numFmt w:val="bullet"/>
      <w:lvlText w:val=""/>
      <w:lvlJc w:val="left"/>
      <w:pPr>
        <w:ind w:left="99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758E6"/>
    <w:multiLevelType w:val="hybridMultilevel"/>
    <w:tmpl w:val="84BA4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0DA2FF2"/>
    <w:multiLevelType w:val="hybridMultilevel"/>
    <w:tmpl w:val="2BFCF24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424369"/>
    <w:multiLevelType w:val="hybridMultilevel"/>
    <w:tmpl w:val="CC684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1C31CF"/>
    <w:multiLevelType w:val="hybridMultilevel"/>
    <w:tmpl w:val="FAEA67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5C8242C"/>
    <w:multiLevelType w:val="hybridMultilevel"/>
    <w:tmpl w:val="DA4662A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2910A9"/>
    <w:multiLevelType w:val="hybridMultilevel"/>
    <w:tmpl w:val="C7F8120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9874113C">
      <w:start w:val="1"/>
      <w:numFmt w:val="decimal"/>
      <w:lvlText w:val="%4."/>
      <w:lvlJc w:val="left"/>
      <w:pPr>
        <w:ind w:left="36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C3079E4"/>
    <w:multiLevelType w:val="hybridMultilevel"/>
    <w:tmpl w:val="B87607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C644429"/>
    <w:multiLevelType w:val="hybridMultilevel"/>
    <w:tmpl w:val="DDF813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D3304E"/>
    <w:multiLevelType w:val="hybridMultilevel"/>
    <w:tmpl w:val="B68CABD6"/>
    <w:lvl w:ilvl="0" w:tplc="9874113C">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5A277D"/>
    <w:multiLevelType w:val="hybridMultilevel"/>
    <w:tmpl w:val="2A38F2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59147B3"/>
    <w:multiLevelType w:val="hybridMultilevel"/>
    <w:tmpl w:val="766467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8" w15:restartNumberingAfterBreak="0">
    <w:nsid w:val="379633FD"/>
    <w:multiLevelType w:val="hybridMultilevel"/>
    <w:tmpl w:val="4AB68DC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F51976"/>
    <w:multiLevelType w:val="hybridMultilevel"/>
    <w:tmpl w:val="0504B9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D291AB7"/>
    <w:multiLevelType w:val="hybridMultilevel"/>
    <w:tmpl w:val="4FAA7F8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3064FF"/>
    <w:multiLevelType w:val="hybridMultilevel"/>
    <w:tmpl w:val="BFA00B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4175D0"/>
    <w:multiLevelType w:val="hybridMultilevel"/>
    <w:tmpl w:val="02B4F7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DB6C54"/>
    <w:multiLevelType w:val="hybridMultilevel"/>
    <w:tmpl w:val="62304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E73F4E"/>
    <w:multiLevelType w:val="hybridMultilevel"/>
    <w:tmpl w:val="3D4E492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38572F"/>
    <w:multiLevelType w:val="hybridMultilevel"/>
    <w:tmpl w:val="C15EA4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3F6946"/>
    <w:multiLevelType w:val="hybridMultilevel"/>
    <w:tmpl w:val="CFB03C48"/>
    <w:lvl w:ilvl="0" w:tplc="04090003">
      <w:start w:val="1"/>
      <w:numFmt w:val="bullet"/>
      <w:lvlText w:val="o"/>
      <w:lvlJc w:val="left"/>
      <w:pPr>
        <w:ind w:left="765" w:hanging="360"/>
      </w:pPr>
      <w:rPr>
        <w:rFonts w:ascii="Courier New" w:hAnsi="Courier New" w:cs="Courier New"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7" w15:restartNumberingAfterBreak="0">
    <w:nsid w:val="525F4A8B"/>
    <w:multiLevelType w:val="hybridMultilevel"/>
    <w:tmpl w:val="EDA6A3EA"/>
    <w:lvl w:ilvl="0" w:tplc="9874113C">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5D59CF"/>
    <w:multiLevelType w:val="hybridMultilevel"/>
    <w:tmpl w:val="6562D798"/>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4E64370"/>
    <w:multiLevelType w:val="hybridMultilevel"/>
    <w:tmpl w:val="CBFCFF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CC25D8"/>
    <w:multiLevelType w:val="hybridMultilevel"/>
    <w:tmpl w:val="0DCCB78C"/>
    <w:lvl w:ilvl="0" w:tplc="9874113C">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650F6B"/>
    <w:multiLevelType w:val="hybridMultilevel"/>
    <w:tmpl w:val="40845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6D2849"/>
    <w:multiLevelType w:val="hybridMultilevel"/>
    <w:tmpl w:val="33CC70A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340" w:hanging="36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DD172BB"/>
    <w:multiLevelType w:val="hybridMultilevel"/>
    <w:tmpl w:val="A6FA4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EB020A"/>
    <w:multiLevelType w:val="hybridMultilevel"/>
    <w:tmpl w:val="8C3E9DCE"/>
    <w:lvl w:ilvl="0" w:tplc="3E8251C8">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10A0FB9"/>
    <w:multiLevelType w:val="hybridMultilevel"/>
    <w:tmpl w:val="AD6EF78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2657A11"/>
    <w:multiLevelType w:val="hybridMultilevel"/>
    <w:tmpl w:val="112C4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C57B59"/>
    <w:multiLevelType w:val="hybridMultilevel"/>
    <w:tmpl w:val="82BE520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6662B90"/>
    <w:multiLevelType w:val="hybridMultilevel"/>
    <w:tmpl w:val="FBEAE3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6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740600A"/>
    <w:multiLevelType w:val="hybridMultilevel"/>
    <w:tmpl w:val="3670C49A"/>
    <w:lvl w:ilvl="0" w:tplc="987411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8BB1F67"/>
    <w:multiLevelType w:val="hybridMultilevel"/>
    <w:tmpl w:val="0420BB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844D0F"/>
    <w:multiLevelType w:val="hybridMultilevel"/>
    <w:tmpl w:val="838C02D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E481E74"/>
    <w:multiLevelType w:val="hybridMultilevel"/>
    <w:tmpl w:val="E41A37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0A6D13"/>
    <w:multiLevelType w:val="hybridMultilevel"/>
    <w:tmpl w:val="8B441D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21551A3"/>
    <w:multiLevelType w:val="hybridMultilevel"/>
    <w:tmpl w:val="4C06E0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A901D1"/>
    <w:multiLevelType w:val="hybridMultilevel"/>
    <w:tmpl w:val="C3FC4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4D311E4"/>
    <w:multiLevelType w:val="hybridMultilevel"/>
    <w:tmpl w:val="F36070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72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8256BD"/>
    <w:multiLevelType w:val="hybridMultilevel"/>
    <w:tmpl w:val="1778A1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595B75B"/>
    <w:multiLevelType w:val="hybridMultilevel"/>
    <w:tmpl w:val="E2F08E90"/>
    <w:lvl w:ilvl="0" w:tplc="9874113C">
      <w:start w:val="1"/>
      <w:numFmt w:val="decimal"/>
      <w:lvlText w:val="%1."/>
      <w:lvlJc w:val="left"/>
      <w:pPr>
        <w:ind w:left="360" w:hanging="360"/>
      </w:pPr>
    </w:lvl>
    <w:lvl w:ilvl="1" w:tplc="A10E3E74">
      <w:start w:val="1"/>
      <w:numFmt w:val="lowerLetter"/>
      <w:lvlText w:val="%2."/>
      <w:lvlJc w:val="left"/>
      <w:pPr>
        <w:ind w:left="1080" w:hanging="360"/>
      </w:pPr>
    </w:lvl>
    <w:lvl w:ilvl="2" w:tplc="77E873C6">
      <w:start w:val="1"/>
      <w:numFmt w:val="lowerRoman"/>
      <w:lvlText w:val="%3."/>
      <w:lvlJc w:val="right"/>
      <w:pPr>
        <w:ind w:left="1800" w:hanging="180"/>
      </w:pPr>
    </w:lvl>
    <w:lvl w:ilvl="3" w:tplc="DF94B0AC">
      <w:start w:val="1"/>
      <w:numFmt w:val="decimal"/>
      <w:lvlText w:val="%4."/>
      <w:lvlJc w:val="left"/>
      <w:pPr>
        <w:ind w:left="2520" w:hanging="360"/>
      </w:pPr>
    </w:lvl>
    <w:lvl w:ilvl="4" w:tplc="63BED2A0">
      <w:start w:val="1"/>
      <w:numFmt w:val="lowerLetter"/>
      <w:lvlText w:val="%5."/>
      <w:lvlJc w:val="left"/>
      <w:pPr>
        <w:ind w:left="3240" w:hanging="360"/>
      </w:pPr>
    </w:lvl>
    <w:lvl w:ilvl="5" w:tplc="FF065744">
      <w:start w:val="1"/>
      <w:numFmt w:val="lowerRoman"/>
      <w:lvlText w:val="%6."/>
      <w:lvlJc w:val="right"/>
      <w:pPr>
        <w:ind w:left="3960" w:hanging="180"/>
      </w:pPr>
    </w:lvl>
    <w:lvl w:ilvl="6" w:tplc="26480076">
      <w:start w:val="1"/>
      <w:numFmt w:val="decimal"/>
      <w:lvlText w:val="%7."/>
      <w:lvlJc w:val="left"/>
      <w:pPr>
        <w:ind w:left="4680" w:hanging="360"/>
      </w:pPr>
    </w:lvl>
    <w:lvl w:ilvl="7" w:tplc="FCD8B688">
      <w:start w:val="1"/>
      <w:numFmt w:val="lowerLetter"/>
      <w:lvlText w:val="%8."/>
      <w:lvlJc w:val="left"/>
      <w:pPr>
        <w:ind w:left="5400" w:hanging="360"/>
      </w:pPr>
    </w:lvl>
    <w:lvl w:ilvl="8" w:tplc="F6887056">
      <w:start w:val="1"/>
      <w:numFmt w:val="lowerRoman"/>
      <w:lvlText w:val="%9."/>
      <w:lvlJc w:val="right"/>
      <w:pPr>
        <w:ind w:left="6120" w:hanging="180"/>
      </w:pPr>
    </w:lvl>
  </w:abstractNum>
  <w:abstractNum w:abstractNumId="49" w15:restartNumberingAfterBreak="0">
    <w:nsid w:val="79A046F7"/>
    <w:multiLevelType w:val="hybridMultilevel"/>
    <w:tmpl w:val="346099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C2747A4"/>
    <w:multiLevelType w:val="hybridMultilevel"/>
    <w:tmpl w:val="867EF57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3976648">
    <w:abstractNumId w:val="21"/>
  </w:num>
  <w:num w:numId="2" w16cid:durableId="2084445665">
    <w:abstractNumId w:val="26"/>
  </w:num>
  <w:num w:numId="3" w16cid:durableId="699204217">
    <w:abstractNumId w:val="25"/>
  </w:num>
  <w:num w:numId="4" w16cid:durableId="164974386">
    <w:abstractNumId w:val="33"/>
  </w:num>
  <w:num w:numId="5" w16cid:durableId="1028530141">
    <w:abstractNumId w:val="7"/>
  </w:num>
  <w:num w:numId="6" w16cid:durableId="849681010">
    <w:abstractNumId w:val="4"/>
  </w:num>
  <w:num w:numId="7" w16cid:durableId="302740420">
    <w:abstractNumId w:val="0"/>
  </w:num>
  <w:num w:numId="8" w16cid:durableId="1674797845">
    <w:abstractNumId w:val="22"/>
  </w:num>
  <w:num w:numId="9" w16cid:durableId="341980392">
    <w:abstractNumId w:val="19"/>
  </w:num>
  <w:num w:numId="10" w16cid:durableId="1568876141">
    <w:abstractNumId w:val="32"/>
  </w:num>
  <w:num w:numId="11" w16cid:durableId="1160998381">
    <w:abstractNumId w:val="50"/>
  </w:num>
  <w:num w:numId="12" w16cid:durableId="1353336468">
    <w:abstractNumId w:val="8"/>
  </w:num>
  <w:num w:numId="13" w16cid:durableId="462583452">
    <w:abstractNumId w:val="48"/>
  </w:num>
  <w:num w:numId="14" w16cid:durableId="1930232873">
    <w:abstractNumId w:val="18"/>
  </w:num>
  <w:num w:numId="15" w16cid:durableId="960842352">
    <w:abstractNumId w:val="46"/>
  </w:num>
  <w:num w:numId="16" w16cid:durableId="50875832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9825547">
    <w:abstractNumId w:val="35"/>
  </w:num>
  <w:num w:numId="18" w16cid:durableId="1675378643">
    <w:abstractNumId w:val="34"/>
  </w:num>
  <w:num w:numId="19" w16cid:durableId="866874671">
    <w:abstractNumId w:val="6"/>
  </w:num>
  <w:num w:numId="20" w16cid:durableId="1621298011">
    <w:abstractNumId w:val="9"/>
  </w:num>
  <w:num w:numId="21" w16cid:durableId="550726666">
    <w:abstractNumId w:val="40"/>
  </w:num>
  <w:num w:numId="22" w16cid:durableId="1350183438">
    <w:abstractNumId w:val="20"/>
  </w:num>
  <w:num w:numId="23" w16cid:durableId="971246793">
    <w:abstractNumId w:val="3"/>
  </w:num>
  <w:num w:numId="24" w16cid:durableId="209653411">
    <w:abstractNumId w:val="11"/>
  </w:num>
  <w:num w:numId="25" w16cid:durableId="1676150637">
    <w:abstractNumId w:val="28"/>
  </w:num>
  <w:num w:numId="26" w16cid:durableId="1949703458">
    <w:abstractNumId w:val="2"/>
  </w:num>
  <w:num w:numId="27" w16cid:durableId="1607420956">
    <w:abstractNumId w:val="41"/>
  </w:num>
  <w:num w:numId="28" w16cid:durableId="1151554846">
    <w:abstractNumId w:val="14"/>
  </w:num>
  <w:num w:numId="29" w16cid:durableId="158421493">
    <w:abstractNumId w:val="13"/>
  </w:num>
  <w:num w:numId="30" w16cid:durableId="1250045958">
    <w:abstractNumId w:val="47"/>
  </w:num>
  <w:num w:numId="31" w16cid:durableId="1361542150">
    <w:abstractNumId w:val="37"/>
  </w:num>
  <w:num w:numId="32" w16cid:durableId="1625623449">
    <w:abstractNumId w:val="23"/>
  </w:num>
  <w:num w:numId="33" w16cid:durableId="322200940">
    <w:abstractNumId w:val="27"/>
  </w:num>
  <w:num w:numId="34" w16cid:durableId="1510212904">
    <w:abstractNumId w:val="31"/>
  </w:num>
  <w:num w:numId="35" w16cid:durableId="946691343">
    <w:abstractNumId w:val="43"/>
  </w:num>
  <w:num w:numId="36" w16cid:durableId="446047661">
    <w:abstractNumId w:val="10"/>
  </w:num>
  <w:num w:numId="37" w16cid:durableId="1154567831">
    <w:abstractNumId w:val="42"/>
  </w:num>
  <w:num w:numId="38" w16cid:durableId="25109563">
    <w:abstractNumId w:val="12"/>
  </w:num>
  <w:num w:numId="39" w16cid:durableId="1959868354">
    <w:abstractNumId w:val="30"/>
  </w:num>
  <w:num w:numId="40" w16cid:durableId="1272786489">
    <w:abstractNumId w:val="1"/>
  </w:num>
  <w:num w:numId="41" w16cid:durableId="1486242104">
    <w:abstractNumId w:val="39"/>
  </w:num>
  <w:num w:numId="42" w16cid:durableId="1237862732">
    <w:abstractNumId w:val="15"/>
  </w:num>
  <w:num w:numId="43" w16cid:durableId="830373403">
    <w:abstractNumId w:val="38"/>
  </w:num>
  <w:num w:numId="44" w16cid:durableId="2013677753">
    <w:abstractNumId w:val="17"/>
  </w:num>
  <w:num w:numId="45" w16cid:durableId="1748579068">
    <w:abstractNumId w:val="49"/>
  </w:num>
  <w:num w:numId="46" w16cid:durableId="1525972124">
    <w:abstractNumId w:val="16"/>
  </w:num>
  <w:num w:numId="47" w16cid:durableId="906692630">
    <w:abstractNumId w:val="45"/>
  </w:num>
  <w:num w:numId="48" w16cid:durableId="20086729">
    <w:abstractNumId w:val="36"/>
  </w:num>
  <w:num w:numId="49" w16cid:durableId="1675525866">
    <w:abstractNumId w:val="44"/>
  </w:num>
  <w:num w:numId="50" w16cid:durableId="162161634">
    <w:abstractNumId w:val="5"/>
  </w:num>
  <w:num w:numId="51" w16cid:durableId="1080982730">
    <w:abstractNumId w:val="2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e, Ryan P">
    <w15:presenceInfo w15:providerId="AD" w15:userId="S::colery@oregonstate.edu::3c769ebc-d48d-4599-afff-410fd6943141"/>
  </w15:person>
  <w15:person w15:author="Basso, Marta">
    <w15:presenceInfo w15:providerId="AD" w15:userId="S::bassom@oregonstate.edu::2a7483b0-f881-47be-92b5-056cbbab87ba"/>
  </w15:person>
  <w15:person w15:author="Bogaart, Manon">
    <w15:presenceInfo w15:providerId="AD" w15:userId="S::manon.bogaart@wur.nl::b67a45fb-844a-460c-b6da-612055ed0700"/>
  </w15:person>
  <w15:person w15:author="McCredie, Katherine E">
    <w15:presenceInfo w15:providerId="AD" w15:userId="S::mccredik@oregonstate.edu::4a56503d-fdf9-4cf2-a276-c8b3f8b89f1d"/>
  </w15:person>
  <w15:person w15:author="Murshed, Humyra Bente">
    <w15:presenceInfo w15:providerId="AD" w15:userId="S::murshedh@oregonstate.edu::385f69c5-fd23-4685-96bd-958fd35e0af5"/>
  </w15:person>
  <w15:person w15:author="H2O">
    <w15:presenceInfo w15:providerId="None" w15:userId="H2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visionView w:markup="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0C7"/>
    <w:rsid w:val="00015AE5"/>
    <w:rsid w:val="00045D1A"/>
    <w:rsid w:val="000512EE"/>
    <w:rsid w:val="00082A2C"/>
    <w:rsid w:val="000A1744"/>
    <w:rsid w:val="000D577F"/>
    <w:rsid w:val="00103F4E"/>
    <w:rsid w:val="001615E2"/>
    <w:rsid w:val="0018185A"/>
    <w:rsid w:val="00210ED4"/>
    <w:rsid w:val="00212AB5"/>
    <w:rsid w:val="00234C09"/>
    <w:rsid w:val="00236473"/>
    <w:rsid w:val="00236DA3"/>
    <w:rsid w:val="0025001D"/>
    <w:rsid w:val="002517FF"/>
    <w:rsid w:val="00253BB3"/>
    <w:rsid w:val="002544C8"/>
    <w:rsid w:val="00256542"/>
    <w:rsid w:val="00270802"/>
    <w:rsid w:val="00287E95"/>
    <w:rsid w:val="002959FB"/>
    <w:rsid w:val="002F528C"/>
    <w:rsid w:val="003007EF"/>
    <w:rsid w:val="00315DA5"/>
    <w:rsid w:val="0032188B"/>
    <w:rsid w:val="00330A1F"/>
    <w:rsid w:val="003500F0"/>
    <w:rsid w:val="0035252C"/>
    <w:rsid w:val="00380EF9"/>
    <w:rsid w:val="00381C78"/>
    <w:rsid w:val="003854D0"/>
    <w:rsid w:val="003859FF"/>
    <w:rsid w:val="00397E69"/>
    <w:rsid w:val="003E6078"/>
    <w:rsid w:val="003F41B1"/>
    <w:rsid w:val="004036C1"/>
    <w:rsid w:val="004060C7"/>
    <w:rsid w:val="00413A2A"/>
    <w:rsid w:val="00426FFB"/>
    <w:rsid w:val="00432A90"/>
    <w:rsid w:val="00451FC6"/>
    <w:rsid w:val="00465A42"/>
    <w:rsid w:val="004758F7"/>
    <w:rsid w:val="0052330A"/>
    <w:rsid w:val="005424EC"/>
    <w:rsid w:val="0055591D"/>
    <w:rsid w:val="0056429F"/>
    <w:rsid w:val="005847A5"/>
    <w:rsid w:val="005A49F8"/>
    <w:rsid w:val="005F3411"/>
    <w:rsid w:val="0060354D"/>
    <w:rsid w:val="00651B1F"/>
    <w:rsid w:val="00652824"/>
    <w:rsid w:val="006A2BAB"/>
    <w:rsid w:val="006C4733"/>
    <w:rsid w:val="006E3584"/>
    <w:rsid w:val="00706E96"/>
    <w:rsid w:val="00714488"/>
    <w:rsid w:val="007209A3"/>
    <w:rsid w:val="007546A8"/>
    <w:rsid w:val="007853F2"/>
    <w:rsid w:val="007B70E2"/>
    <w:rsid w:val="007D399F"/>
    <w:rsid w:val="007F5628"/>
    <w:rsid w:val="00817473"/>
    <w:rsid w:val="008408B7"/>
    <w:rsid w:val="008526EF"/>
    <w:rsid w:val="00861D22"/>
    <w:rsid w:val="008740BC"/>
    <w:rsid w:val="008802A1"/>
    <w:rsid w:val="00884821"/>
    <w:rsid w:val="0089271C"/>
    <w:rsid w:val="0089313D"/>
    <w:rsid w:val="00893347"/>
    <w:rsid w:val="008961F8"/>
    <w:rsid w:val="008A5C92"/>
    <w:rsid w:val="008D7862"/>
    <w:rsid w:val="0090029E"/>
    <w:rsid w:val="009150F5"/>
    <w:rsid w:val="00927179"/>
    <w:rsid w:val="009750DA"/>
    <w:rsid w:val="009760D9"/>
    <w:rsid w:val="009A435F"/>
    <w:rsid w:val="009D06CE"/>
    <w:rsid w:val="009E1F5C"/>
    <w:rsid w:val="009E650E"/>
    <w:rsid w:val="00A0171F"/>
    <w:rsid w:val="00A37685"/>
    <w:rsid w:val="00A64249"/>
    <w:rsid w:val="00A82BC4"/>
    <w:rsid w:val="00AB2EBE"/>
    <w:rsid w:val="00B11E13"/>
    <w:rsid w:val="00B2573D"/>
    <w:rsid w:val="00B92A73"/>
    <w:rsid w:val="00B96D3D"/>
    <w:rsid w:val="00BC7BD3"/>
    <w:rsid w:val="00BE03AD"/>
    <w:rsid w:val="00BE0E99"/>
    <w:rsid w:val="00BF2031"/>
    <w:rsid w:val="00C323BF"/>
    <w:rsid w:val="00C32ACE"/>
    <w:rsid w:val="00C67DC0"/>
    <w:rsid w:val="00C81E43"/>
    <w:rsid w:val="00C94917"/>
    <w:rsid w:val="00CA34EC"/>
    <w:rsid w:val="00CC69B8"/>
    <w:rsid w:val="00CF785A"/>
    <w:rsid w:val="00D1652B"/>
    <w:rsid w:val="00D24364"/>
    <w:rsid w:val="00D470F7"/>
    <w:rsid w:val="00D721DC"/>
    <w:rsid w:val="00DD13E4"/>
    <w:rsid w:val="00E11679"/>
    <w:rsid w:val="00E4109E"/>
    <w:rsid w:val="00E44BD1"/>
    <w:rsid w:val="00E53A61"/>
    <w:rsid w:val="00E82031"/>
    <w:rsid w:val="00E9656E"/>
    <w:rsid w:val="00ED0C99"/>
    <w:rsid w:val="00ED461F"/>
    <w:rsid w:val="00EE580A"/>
    <w:rsid w:val="00EF0A27"/>
    <w:rsid w:val="00F155A5"/>
    <w:rsid w:val="00F264B9"/>
    <w:rsid w:val="00F27948"/>
    <w:rsid w:val="00F27A5F"/>
    <w:rsid w:val="00F325A9"/>
    <w:rsid w:val="00F75CC5"/>
    <w:rsid w:val="00FA6525"/>
    <w:rsid w:val="00FE0D56"/>
    <w:rsid w:val="00FE2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CD3BA5"/>
  <w15:chartTrackingRefBased/>
  <w15:docId w15:val="{C09D1976-759C-4697-A7FE-384AD20E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082A2C"/>
    <w:pPr>
      <w:keepNext/>
      <w:keepLines/>
      <w:spacing w:before="80" w:after="40" w:line="240" w:lineRule="auto"/>
      <w:outlineLvl w:val="3"/>
    </w:pPr>
    <w:rPr>
      <w:rFonts w:eastAsiaTheme="majorEastAsia" w:cstheme="majorBidi"/>
      <w:b/>
      <w:iCs/>
      <w:sz w:val="28"/>
      <w:szCs w:val="28"/>
    </w:rPr>
  </w:style>
  <w:style w:type="paragraph" w:styleId="Heading5">
    <w:name w:val="heading 5"/>
    <w:basedOn w:val="Normal"/>
    <w:next w:val="Normal"/>
    <w:link w:val="Heading5Char"/>
    <w:uiPriority w:val="9"/>
    <w:semiHidden/>
    <w:unhideWhenUsed/>
    <w:qFormat/>
    <w:rsid w:val="00406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2A2C"/>
    <w:rPr>
      <w:rFonts w:eastAsiaTheme="majorEastAsia" w:cstheme="majorBidi"/>
      <w:b/>
      <w:iCs/>
      <w:sz w:val="28"/>
      <w:szCs w:val="28"/>
    </w:rPr>
  </w:style>
  <w:style w:type="character" w:customStyle="1" w:styleId="Heading5Char">
    <w:name w:val="Heading 5 Char"/>
    <w:basedOn w:val="DefaultParagraphFont"/>
    <w:link w:val="Heading5"/>
    <w:uiPriority w:val="9"/>
    <w:semiHidden/>
    <w:rsid w:val="00406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0C7"/>
    <w:rPr>
      <w:rFonts w:eastAsiaTheme="majorEastAsia" w:cstheme="majorBidi"/>
      <w:color w:val="272727" w:themeColor="text1" w:themeTint="D8"/>
    </w:rPr>
  </w:style>
  <w:style w:type="paragraph" w:styleId="Title">
    <w:name w:val="Title"/>
    <w:basedOn w:val="Normal"/>
    <w:next w:val="Normal"/>
    <w:link w:val="TitleChar"/>
    <w:uiPriority w:val="10"/>
    <w:qFormat/>
    <w:rsid w:val="00406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0C7"/>
    <w:pPr>
      <w:spacing w:before="160"/>
      <w:jc w:val="center"/>
    </w:pPr>
    <w:rPr>
      <w:i/>
      <w:iCs/>
      <w:color w:val="404040" w:themeColor="text1" w:themeTint="BF"/>
    </w:rPr>
  </w:style>
  <w:style w:type="character" w:customStyle="1" w:styleId="QuoteChar">
    <w:name w:val="Quote Char"/>
    <w:basedOn w:val="DefaultParagraphFont"/>
    <w:link w:val="Quote"/>
    <w:uiPriority w:val="29"/>
    <w:rsid w:val="004060C7"/>
    <w:rPr>
      <w:i/>
      <w:iCs/>
      <w:color w:val="404040" w:themeColor="text1" w:themeTint="BF"/>
    </w:rPr>
  </w:style>
  <w:style w:type="paragraph" w:styleId="ListParagraph">
    <w:name w:val="List Paragraph"/>
    <w:basedOn w:val="Normal"/>
    <w:uiPriority w:val="34"/>
    <w:qFormat/>
    <w:rsid w:val="004060C7"/>
    <w:pPr>
      <w:ind w:left="720"/>
      <w:contextualSpacing/>
    </w:pPr>
  </w:style>
  <w:style w:type="character" w:styleId="IntenseEmphasis">
    <w:name w:val="Intense Emphasis"/>
    <w:basedOn w:val="DefaultParagraphFont"/>
    <w:uiPriority w:val="21"/>
    <w:qFormat/>
    <w:rsid w:val="004060C7"/>
    <w:rPr>
      <w:i/>
      <w:iCs/>
      <w:color w:val="0F4761" w:themeColor="accent1" w:themeShade="BF"/>
    </w:rPr>
  </w:style>
  <w:style w:type="paragraph" w:styleId="IntenseQuote">
    <w:name w:val="Intense Quote"/>
    <w:basedOn w:val="Normal"/>
    <w:next w:val="Normal"/>
    <w:link w:val="IntenseQuoteChar"/>
    <w:uiPriority w:val="30"/>
    <w:qFormat/>
    <w:rsid w:val="00406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0C7"/>
    <w:rPr>
      <w:i/>
      <w:iCs/>
      <w:color w:val="0F4761" w:themeColor="accent1" w:themeShade="BF"/>
    </w:rPr>
  </w:style>
  <w:style w:type="character" w:styleId="IntenseReference">
    <w:name w:val="Intense Reference"/>
    <w:basedOn w:val="DefaultParagraphFont"/>
    <w:uiPriority w:val="32"/>
    <w:qFormat/>
    <w:rsid w:val="004060C7"/>
    <w:rPr>
      <w:b/>
      <w:bCs/>
      <w:smallCaps/>
      <w:color w:val="0F4761" w:themeColor="accent1" w:themeShade="BF"/>
      <w:spacing w:val="5"/>
    </w:rPr>
  </w:style>
  <w:style w:type="paragraph" w:styleId="Header">
    <w:name w:val="header"/>
    <w:basedOn w:val="Normal"/>
    <w:link w:val="HeaderChar"/>
    <w:uiPriority w:val="99"/>
    <w:unhideWhenUsed/>
    <w:rsid w:val="00210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ED4"/>
  </w:style>
  <w:style w:type="paragraph" w:styleId="Footer">
    <w:name w:val="footer"/>
    <w:basedOn w:val="Normal"/>
    <w:link w:val="FooterChar"/>
    <w:uiPriority w:val="99"/>
    <w:unhideWhenUsed/>
    <w:rsid w:val="00210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ED4"/>
  </w:style>
  <w:style w:type="table" w:styleId="TableGrid">
    <w:name w:val="Table Grid"/>
    <w:basedOn w:val="TableNormal"/>
    <w:uiPriority w:val="39"/>
    <w:rsid w:val="00210E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64B9"/>
    <w:pPr>
      <w:spacing w:after="200" w:line="240" w:lineRule="auto"/>
    </w:pPr>
    <w:rPr>
      <w:i/>
      <w:iCs/>
      <w:color w:val="0E2841" w:themeColor="text2"/>
      <w:kern w:val="0"/>
      <w:sz w:val="18"/>
      <w:szCs w:val="18"/>
      <w14:ligatures w14:val="none"/>
    </w:rPr>
  </w:style>
  <w:style w:type="character" w:styleId="Hyperlink">
    <w:name w:val="Hyperlink"/>
    <w:basedOn w:val="DefaultParagraphFont"/>
    <w:uiPriority w:val="99"/>
    <w:unhideWhenUsed/>
    <w:rsid w:val="00C94917"/>
    <w:rPr>
      <w:color w:val="467886" w:themeColor="hyperlink"/>
      <w:u w:val="single"/>
    </w:rPr>
  </w:style>
  <w:style w:type="character" w:customStyle="1" w:styleId="UnresolvedMention1">
    <w:name w:val="Unresolved Mention1"/>
    <w:basedOn w:val="DefaultParagraphFont"/>
    <w:uiPriority w:val="99"/>
    <w:semiHidden/>
    <w:unhideWhenUsed/>
    <w:rsid w:val="00C94917"/>
    <w:rPr>
      <w:color w:val="605E5C"/>
      <w:shd w:val="clear" w:color="auto" w:fill="E1DFDD"/>
    </w:rPr>
  </w:style>
  <w:style w:type="paragraph" w:styleId="TOCHeading">
    <w:name w:val="TOC Heading"/>
    <w:basedOn w:val="Heading1"/>
    <w:next w:val="Normal"/>
    <w:uiPriority w:val="39"/>
    <w:unhideWhenUsed/>
    <w:qFormat/>
    <w:rsid w:val="00927179"/>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927179"/>
    <w:pPr>
      <w:spacing w:after="100"/>
      <w:ind w:left="220"/>
    </w:pPr>
  </w:style>
  <w:style w:type="paragraph" w:styleId="TOC3">
    <w:name w:val="toc 3"/>
    <w:basedOn w:val="Normal"/>
    <w:next w:val="Normal"/>
    <w:autoRedefine/>
    <w:uiPriority w:val="39"/>
    <w:unhideWhenUsed/>
    <w:rsid w:val="00927179"/>
    <w:pPr>
      <w:spacing w:after="100"/>
      <w:ind w:left="440"/>
    </w:pPr>
  </w:style>
  <w:style w:type="paragraph" w:styleId="TOC4">
    <w:name w:val="toc 4"/>
    <w:basedOn w:val="Normal"/>
    <w:next w:val="Normal"/>
    <w:autoRedefine/>
    <w:uiPriority w:val="39"/>
    <w:unhideWhenUsed/>
    <w:rsid w:val="00927179"/>
    <w:pPr>
      <w:spacing w:after="100"/>
      <w:ind w:left="660"/>
    </w:pPr>
  </w:style>
  <w:style w:type="character" w:styleId="CommentReference">
    <w:name w:val="annotation reference"/>
    <w:basedOn w:val="DefaultParagraphFont"/>
    <w:uiPriority w:val="99"/>
    <w:semiHidden/>
    <w:unhideWhenUsed/>
    <w:rsid w:val="0055591D"/>
    <w:rPr>
      <w:sz w:val="16"/>
      <w:szCs w:val="16"/>
    </w:rPr>
  </w:style>
  <w:style w:type="paragraph" w:styleId="CommentText">
    <w:name w:val="annotation text"/>
    <w:basedOn w:val="Normal"/>
    <w:link w:val="CommentTextChar"/>
    <w:uiPriority w:val="99"/>
    <w:unhideWhenUsed/>
    <w:rsid w:val="0055591D"/>
    <w:pPr>
      <w:spacing w:line="240" w:lineRule="auto"/>
    </w:pPr>
    <w:rPr>
      <w:sz w:val="20"/>
      <w:szCs w:val="20"/>
    </w:rPr>
  </w:style>
  <w:style w:type="character" w:customStyle="1" w:styleId="CommentTextChar">
    <w:name w:val="Comment Text Char"/>
    <w:basedOn w:val="DefaultParagraphFont"/>
    <w:link w:val="CommentText"/>
    <w:uiPriority w:val="99"/>
    <w:rsid w:val="0055591D"/>
    <w:rPr>
      <w:sz w:val="20"/>
      <w:szCs w:val="20"/>
    </w:rPr>
  </w:style>
  <w:style w:type="paragraph" w:styleId="CommentSubject">
    <w:name w:val="annotation subject"/>
    <w:basedOn w:val="CommentText"/>
    <w:next w:val="CommentText"/>
    <w:link w:val="CommentSubjectChar"/>
    <w:uiPriority w:val="99"/>
    <w:semiHidden/>
    <w:unhideWhenUsed/>
    <w:rsid w:val="0055591D"/>
    <w:rPr>
      <w:b/>
      <w:bCs/>
    </w:rPr>
  </w:style>
  <w:style w:type="character" w:customStyle="1" w:styleId="CommentSubjectChar">
    <w:name w:val="Comment Subject Char"/>
    <w:basedOn w:val="CommentTextChar"/>
    <w:link w:val="CommentSubject"/>
    <w:uiPriority w:val="99"/>
    <w:semiHidden/>
    <w:rsid w:val="0055591D"/>
    <w:rPr>
      <w:b/>
      <w:bCs/>
      <w:sz w:val="20"/>
      <w:szCs w:val="20"/>
    </w:rPr>
  </w:style>
  <w:style w:type="paragraph" w:styleId="TOC1">
    <w:name w:val="toc 1"/>
    <w:basedOn w:val="Normal"/>
    <w:next w:val="Normal"/>
    <w:autoRedefine/>
    <w:uiPriority w:val="39"/>
    <w:unhideWhenUsed/>
    <w:rsid w:val="005847A5"/>
    <w:pPr>
      <w:spacing w:after="100"/>
    </w:pPr>
  </w:style>
  <w:style w:type="paragraph" w:styleId="Revision">
    <w:name w:val="Revision"/>
    <w:hidden/>
    <w:uiPriority w:val="99"/>
    <w:semiHidden/>
    <w:rsid w:val="00E82031"/>
    <w:pPr>
      <w:spacing w:after="0" w:line="240" w:lineRule="auto"/>
    </w:pPr>
  </w:style>
  <w:style w:type="paragraph" w:styleId="BalloonText">
    <w:name w:val="Balloon Text"/>
    <w:basedOn w:val="Normal"/>
    <w:link w:val="BalloonTextChar"/>
    <w:uiPriority w:val="99"/>
    <w:semiHidden/>
    <w:unhideWhenUsed/>
    <w:rsid w:val="00A376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76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4084">
      <w:bodyDiv w:val="1"/>
      <w:marLeft w:val="0"/>
      <w:marRight w:val="0"/>
      <w:marTop w:val="0"/>
      <w:marBottom w:val="0"/>
      <w:divBdr>
        <w:top w:val="none" w:sz="0" w:space="0" w:color="auto"/>
        <w:left w:val="none" w:sz="0" w:space="0" w:color="auto"/>
        <w:bottom w:val="none" w:sz="0" w:space="0" w:color="auto"/>
        <w:right w:val="none" w:sz="0" w:space="0" w:color="auto"/>
      </w:divBdr>
    </w:div>
    <w:div w:id="156464628">
      <w:bodyDiv w:val="1"/>
      <w:marLeft w:val="0"/>
      <w:marRight w:val="0"/>
      <w:marTop w:val="0"/>
      <w:marBottom w:val="0"/>
      <w:divBdr>
        <w:top w:val="none" w:sz="0" w:space="0" w:color="auto"/>
        <w:left w:val="none" w:sz="0" w:space="0" w:color="auto"/>
        <w:bottom w:val="none" w:sz="0" w:space="0" w:color="auto"/>
        <w:right w:val="none" w:sz="0" w:space="0" w:color="auto"/>
      </w:divBdr>
    </w:div>
    <w:div w:id="191387680">
      <w:bodyDiv w:val="1"/>
      <w:marLeft w:val="0"/>
      <w:marRight w:val="0"/>
      <w:marTop w:val="0"/>
      <w:marBottom w:val="0"/>
      <w:divBdr>
        <w:top w:val="none" w:sz="0" w:space="0" w:color="auto"/>
        <w:left w:val="none" w:sz="0" w:space="0" w:color="auto"/>
        <w:bottom w:val="none" w:sz="0" w:space="0" w:color="auto"/>
        <w:right w:val="none" w:sz="0" w:space="0" w:color="auto"/>
      </w:divBdr>
    </w:div>
    <w:div w:id="220798672">
      <w:bodyDiv w:val="1"/>
      <w:marLeft w:val="0"/>
      <w:marRight w:val="0"/>
      <w:marTop w:val="0"/>
      <w:marBottom w:val="0"/>
      <w:divBdr>
        <w:top w:val="none" w:sz="0" w:space="0" w:color="auto"/>
        <w:left w:val="none" w:sz="0" w:space="0" w:color="auto"/>
        <w:bottom w:val="none" w:sz="0" w:space="0" w:color="auto"/>
        <w:right w:val="none" w:sz="0" w:space="0" w:color="auto"/>
      </w:divBdr>
    </w:div>
    <w:div w:id="249119132">
      <w:bodyDiv w:val="1"/>
      <w:marLeft w:val="0"/>
      <w:marRight w:val="0"/>
      <w:marTop w:val="0"/>
      <w:marBottom w:val="0"/>
      <w:divBdr>
        <w:top w:val="none" w:sz="0" w:space="0" w:color="auto"/>
        <w:left w:val="none" w:sz="0" w:space="0" w:color="auto"/>
        <w:bottom w:val="none" w:sz="0" w:space="0" w:color="auto"/>
        <w:right w:val="none" w:sz="0" w:space="0" w:color="auto"/>
      </w:divBdr>
    </w:div>
    <w:div w:id="402457062">
      <w:bodyDiv w:val="1"/>
      <w:marLeft w:val="0"/>
      <w:marRight w:val="0"/>
      <w:marTop w:val="0"/>
      <w:marBottom w:val="0"/>
      <w:divBdr>
        <w:top w:val="none" w:sz="0" w:space="0" w:color="auto"/>
        <w:left w:val="none" w:sz="0" w:space="0" w:color="auto"/>
        <w:bottom w:val="none" w:sz="0" w:space="0" w:color="auto"/>
        <w:right w:val="none" w:sz="0" w:space="0" w:color="auto"/>
      </w:divBdr>
    </w:div>
    <w:div w:id="408700636">
      <w:bodyDiv w:val="1"/>
      <w:marLeft w:val="0"/>
      <w:marRight w:val="0"/>
      <w:marTop w:val="0"/>
      <w:marBottom w:val="0"/>
      <w:divBdr>
        <w:top w:val="none" w:sz="0" w:space="0" w:color="auto"/>
        <w:left w:val="none" w:sz="0" w:space="0" w:color="auto"/>
        <w:bottom w:val="none" w:sz="0" w:space="0" w:color="auto"/>
        <w:right w:val="none" w:sz="0" w:space="0" w:color="auto"/>
      </w:divBdr>
    </w:div>
    <w:div w:id="798113667">
      <w:bodyDiv w:val="1"/>
      <w:marLeft w:val="0"/>
      <w:marRight w:val="0"/>
      <w:marTop w:val="0"/>
      <w:marBottom w:val="0"/>
      <w:divBdr>
        <w:top w:val="none" w:sz="0" w:space="0" w:color="auto"/>
        <w:left w:val="none" w:sz="0" w:space="0" w:color="auto"/>
        <w:bottom w:val="none" w:sz="0" w:space="0" w:color="auto"/>
        <w:right w:val="none" w:sz="0" w:space="0" w:color="auto"/>
      </w:divBdr>
    </w:div>
    <w:div w:id="850333840">
      <w:bodyDiv w:val="1"/>
      <w:marLeft w:val="0"/>
      <w:marRight w:val="0"/>
      <w:marTop w:val="0"/>
      <w:marBottom w:val="0"/>
      <w:divBdr>
        <w:top w:val="none" w:sz="0" w:space="0" w:color="auto"/>
        <w:left w:val="none" w:sz="0" w:space="0" w:color="auto"/>
        <w:bottom w:val="none" w:sz="0" w:space="0" w:color="auto"/>
        <w:right w:val="none" w:sz="0" w:space="0" w:color="auto"/>
      </w:divBdr>
    </w:div>
    <w:div w:id="933974544">
      <w:bodyDiv w:val="1"/>
      <w:marLeft w:val="0"/>
      <w:marRight w:val="0"/>
      <w:marTop w:val="0"/>
      <w:marBottom w:val="0"/>
      <w:divBdr>
        <w:top w:val="none" w:sz="0" w:space="0" w:color="auto"/>
        <w:left w:val="none" w:sz="0" w:space="0" w:color="auto"/>
        <w:bottom w:val="none" w:sz="0" w:space="0" w:color="auto"/>
        <w:right w:val="none" w:sz="0" w:space="0" w:color="auto"/>
      </w:divBdr>
    </w:div>
    <w:div w:id="954211751">
      <w:bodyDiv w:val="1"/>
      <w:marLeft w:val="0"/>
      <w:marRight w:val="0"/>
      <w:marTop w:val="0"/>
      <w:marBottom w:val="0"/>
      <w:divBdr>
        <w:top w:val="none" w:sz="0" w:space="0" w:color="auto"/>
        <w:left w:val="none" w:sz="0" w:space="0" w:color="auto"/>
        <w:bottom w:val="none" w:sz="0" w:space="0" w:color="auto"/>
        <w:right w:val="none" w:sz="0" w:space="0" w:color="auto"/>
      </w:divBdr>
    </w:div>
    <w:div w:id="1613779120">
      <w:bodyDiv w:val="1"/>
      <w:marLeft w:val="0"/>
      <w:marRight w:val="0"/>
      <w:marTop w:val="0"/>
      <w:marBottom w:val="0"/>
      <w:divBdr>
        <w:top w:val="none" w:sz="0" w:space="0" w:color="auto"/>
        <w:left w:val="none" w:sz="0" w:space="0" w:color="auto"/>
        <w:bottom w:val="none" w:sz="0" w:space="0" w:color="auto"/>
        <w:right w:val="none" w:sz="0" w:space="0" w:color="auto"/>
      </w:divBdr>
    </w:div>
    <w:div w:id="1914922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microsoft.com/office/2011/relationships/people" Target="peop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3681F-7868-41A4-ABCF-20BA61FB4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1197</Words>
  <Characters>15250</Characters>
  <Application>Microsoft Office Word</Application>
  <DocSecurity>0</DocSecurity>
  <Lines>127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Murshed, Humyra Bente</dc:creator>
  <cp:keywords/>
  <dc:description/>
  <cp:lastModifiedBy>Murshed, Humyra Bente</cp:lastModifiedBy>
  <cp:revision>9</cp:revision>
  <cp:lastPrinted>2024-10-25T16:20:00Z</cp:lastPrinted>
  <dcterms:created xsi:type="dcterms:W3CDTF">2025-01-02T17:58:00Z</dcterms:created>
  <dcterms:modified xsi:type="dcterms:W3CDTF">2025-01-27T21:24:00Z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fa576cd21929e7f2b5c12d7714c0d26d9ffac278873d5c68b1e0dfe0bcd85cea</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12th edition - Harvard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http://www.zotero.org/styles/journal-of-hydrology</vt:lpwstr>
  </property>
  <property fmtid="{D5CDD505-2E9C-101B-9397-08002B2CF9AE}" pid="16" name="Mendeley Recent Style Name 6_1">
    <vt:lpwstr>Journal of Hydrology</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