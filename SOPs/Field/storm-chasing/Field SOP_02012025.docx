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97E2542" w14:textId="77777777" w:rsidR="00210ED4" w:rsidRDefault="00210ED4" w:rsidP="00210ED4">
      <w:pPr>
        <w:pStyle w:val="Title"/>
      </w:pPr>
      <w:r>
        <w:t xml:space="preserve">Storm chasing field </w:t>
      </w:r>
      <w:commentRangeStart w:id="0"/>
      <w:commentRangeStart w:id="1"/>
      <w:r>
        <w:t>manual</w:t>
      </w:r>
      <w:commentRangeEnd w:id="0"/>
      <w:r w:rsidR="005266CD">
        <w:rPr>
          <w:rStyle w:val="CommentReference"/>
          <w:rFonts w:asciiTheme="minorHAnsi" w:eastAsiaTheme="minorHAnsi" w:hAnsiTheme="minorHAnsi" w:cstheme="minorBidi"/>
          <w:spacing w:val="0"/>
          <w:kern w:val="2"/>
        </w:rPr>
        <w:commentReference w:id="0"/>
      </w:r>
      <w:commentRangeEnd w:id="1"/>
      <w:r w:rsidR="001B7495">
        <w:rPr>
          <w:rStyle w:val="CommentReference"/>
          <w:rFonts w:asciiTheme="minorHAnsi" w:eastAsiaTheme="minorHAnsi" w:hAnsiTheme="minorHAnsi" w:cstheme="minorBidi"/>
          <w:spacing w:val="0"/>
          <w:kern w:val="2"/>
        </w:rPr>
        <w:commentReference w:id="1"/>
      </w:r>
    </w:p>
    <w:p w14:paraId="5CAB1B3A" w14:textId="0DA3B593" w:rsidR="00236DA3" w:rsidRDefault="00210ED4" w:rsidP="00A64249">
      <w:pPr>
        <w:pStyle w:val="Subtitle"/>
      </w:pPr>
      <w:r>
        <w:t xml:space="preserve">Paired Sonde, ISCO and Level logger </w:t>
      </w:r>
      <w:commentRangeStart w:id="2"/>
      <w:commentRangeStart w:id="3"/>
      <w:del w:id="4" w:author="Basso, Marta" w:date="2025-01-09T09:21:00Z" w16du:dateUtc="2025-01-09T17:21:00Z">
        <w:r w:rsidR="0089271C" w:rsidDel="001B7495">
          <w:delText>instal</w:delText>
        </w:r>
      </w:del>
      <w:ins w:id="5" w:author="McCredie, Katherine E" w:date="2025-01-06T13:23:00Z" w16du:dateUtc="2025-01-06T21:23:00Z">
        <w:del w:id="6" w:author="Basso, Marta" w:date="2025-01-09T09:21:00Z" w16du:dateUtc="2025-01-09T17:21:00Z">
          <w:r w:rsidR="005266CD" w:rsidDel="001B7495">
            <w:delText>l</w:delText>
          </w:r>
        </w:del>
      </w:ins>
      <w:del w:id="7" w:author="Basso, Marta" w:date="2025-01-09T09:21:00Z" w16du:dateUtc="2025-01-09T17:21:00Z">
        <w:r w:rsidR="0089271C" w:rsidDel="001B7495">
          <w:delText>ment</w:delText>
        </w:r>
        <w:r w:rsidDel="001B7495">
          <w:delText xml:space="preserve"> </w:delText>
        </w:r>
        <w:commentRangeEnd w:id="2"/>
        <w:r w:rsidR="001615E2" w:rsidDel="001B7495">
          <w:rPr>
            <w:rStyle w:val="CommentReference"/>
            <w:rFonts w:eastAsiaTheme="minorHAnsi" w:cstheme="minorBidi"/>
            <w:color w:val="auto"/>
            <w:spacing w:val="0"/>
          </w:rPr>
          <w:commentReference w:id="2"/>
        </w:r>
        <w:commentRangeEnd w:id="3"/>
        <w:r w:rsidR="00381C78" w:rsidDel="001B7495">
          <w:rPr>
            <w:rStyle w:val="CommentReference"/>
            <w:rFonts w:eastAsiaTheme="minorHAnsi" w:cstheme="minorBidi"/>
            <w:color w:val="auto"/>
            <w:spacing w:val="0"/>
          </w:rPr>
          <w:commentReference w:id="3"/>
        </w:r>
        <w:r w:rsidDel="001B7495">
          <w:delText>in field</w:delText>
        </w:r>
      </w:del>
      <w:ins w:id="8" w:author="Basso, Marta" w:date="2025-01-09T09:21:00Z" w16du:dateUtc="2025-01-09T17:21:00Z">
        <w:r w:rsidR="001B7495">
          <w:t>initial sampling setup</w:t>
        </w:r>
      </w:ins>
    </w:p>
    <w:sdt>
      <w:sdtPr>
        <w:rPr>
          <w:rFonts w:asciiTheme="minorHAnsi" w:eastAsiaTheme="minorHAnsi" w:hAnsiTheme="minorHAnsi" w:cstheme="minorBidi"/>
          <w:color w:val="auto"/>
          <w:kern w:val="2"/>
          <w:sz w:val="22"/>
          <w:szCs w:val="22"/>
          <w14:ligatures w14:val="standardContextual"/>
        </w:rPr>
        <w:id w:val="474037683"/>
        <w:docPartObj>
          <w:docPartGallery w:val="Table of Contents"/>
          <w:docPartUnique/>
        </w:docPartObj>
      </w:sdtPr>
      <w:sdtEndPr>
        <w:rPr>
          <w:b/>
          <w:bCs/>
          <w:noProof/>
        </w:rPr>
      </w:sdtEndPr>
      <w:sdtContent>
        <w:p w14:paraId="3DDC7D65" w14:textId="1C589A37" w:rsidR="00927179" w:rsidRDefault="00927179">
          <w:pPr>
            <w:pStyle w:val="TOCHeading"/>
          </w:pPr>
          <w:r>
            <w:t>Contents</w:t>
          </w:r>
        </w:p>
        <w:p w14:paraId="3BC13E3C" w14:textId="7ED3FD9D" w:rsidR="00103F4E" w:rsidRDefault="005847A5">
          <w:pPr>
            <w:pStyle w:val="TOC1"/>
            <w:tabs>
              <w:tab w:val="right" w:leader="dot" w:pos="9350"/>
            </w:tabs>
            <w:rPr>
              <w:rFonts w:eastAsiaTheme="minorEastAsia"/>
              <w:noProof/>
              <w:kern w:val="0"/>
              <w14:ligatures w14:val="none"/>
            </w:rPr>
          </w:pPr>
          <w:r>
            <w:fldChar w:fldCharType="begin"/>
          </w:r>
          <w:r>
            <w:instrText xml:space="preserve"> TOC \o "1-3" \h \z \u </w:instrText>
          </w:r>
          <w:r>
            <w:fldChar w:fldCharType="separate"/>
          </w:r>
          <w:hyperlink w:anchor="_Toc180737235" w:history="1">
            <w:r w:rsidR="00103F4E" w:rsidRPr="00A239D4">
              <w:rPr>
                <w:rStyle w:val="Hyperlink"/>
                <w:noProof/>
              </w:rPr>
              <w:t>Materials checklist</w:t>
            </w:r>
            <w:r w:rsidR="00103F4E">
              <w:rPr>
                <w:noProof/>
                <w:webHidden/>
              </w:rPr>
              <w:tab/>
            </w:r>
            <w:r w:rsidR="00103F4E">
              <w:rPr>
                <w:noProof/>
                <w:webHidden/>
              </w:rPr>
              <w:fldChar w:fldCharType="begin"/>
            </w:r>
            <w:r w:rsidR="00103F4E">
              <w:rPr>
                <w:noProof/>
                <w:webHidden/>
              </w:rPr>
              <w:instrText xml:space="preserve"> PAGEREF _Toc180737235 \h </w:instrText>
            </w:r>
            <w:r w:rsidR="00103F4E">
              <w:rPr>
                <w:noProof/>
                <w:webHidden/>
              </w:rPr>
            </w:r>
            <w:r w:rsidR="00103F4E">
              <w:rPr>
                <w:noProof/>
                <w:webHidden/>
              </w:rPr>
              <w:fldChar w:fldCharType="separate"/>
            </w:r>
            <w:r w:rsidR="00103F4E">
              <w:rPr>
                <w:noProof/>
                <w:webHidden/>
              </w:rPr>
              <w:t>2</w:t>
            </w:r>
            <w:r w:rsidR="00103F4E">
              <w:rPr>
                <w:noProof/>
                <w:webHidden/>
              </w:rPr>
              <w:fldChar w:fldCharType="end"/>
            </w:r>
          </w:hyperlink>
        </w:p>
        <w:p w14:paraId="7F7D570A" w14:textId="6A1DFC8E" w:rsidR="00103F4E" w:rsidRDefault="00103F4E">
          <w:pPr>
            <w:pStyle w:val="TOC3"/>
            <w:tabs>
              <w:tab w:val="right" w:leader="dot" w:pos="9350"/>
            </w:tabs>
            <w:rPr>
              <w:rFonts w:eastAsiaTheme="minorEastAsia"/>
              <w:noProof/>
              <w:kern w:val="0"/>
              <w14:ligatures w14:val="none"/>
            </w:rPr>
          </w:pPr>
          <w:hyperlink w:anchor="_Toc180737236" w:history="1">
            <w:r w:rsidRPr="00A239D4">
              <w:rPr>
                <w:rStyle w:val="Hyperlink"/>
                <w:noProof/>
              </w:rPr>
              <w:t>Instruments</w:t>
            </w:r>
            <w:r>
              <w:rPr>
                <w:noProof/>
                <w:webHidden/>
              </w:rPr>
              <w:tab/>
            </w:r>
            <w:r>
              <w:rPr>
                <w:noProof/>
                <w:webHidden/>
              </w:rPr>
              <w:fldChar w:fldCharType="begin"/>
            </w:r>
            <w:r>
              <w:rPr>
                <w:noProof/>
                <w:webHidden/>
              </w:rPr>
              <w:instrText xml:space="preserve"> PAGEREF _Toc180737236 \h </w:instrText>
            </w:r>
            <w:r>
              <w:rPr>
                <w:noProof/>
                <w:webHidden/>
              </w:rPr>
            </w:r>
            <w:r>
              <w:rPr>
                <w:noProof/>
                <w:webHidden/>
              </w:rPr>
              <w:fldChar w:fldCharType="separate"/>
            </w:r>
            <w:r>
              <w:rPr>
                <w:noProof/>
                <w:webHidden/>
              </w:rPr>
              <w:t>2</w:t>
            </w:r>
            <w:r>
              <w:rPr>
                <w:noProof/>
                <w:webHidden/>
              </w:rPr>
              <w:fldChar w:fldCharType="end"/>
            </w:r>
          </w:hyperlink>
        </w:p>
        <w:p w14:paraId="06811345" w14:textId="5CB16BAB" w:rsidR="00103F4E" w:rsidRDefault="00103F4E">
          <w:pPr>
            <w:pStyle w:val="TOC3"/>
            <w:tabs>
              <w:tab w:val="right" w:leader="dot" w:pos="9350"/>
            </w:tabs>
            <w:rPr>
              <w:rFonts w:eastAsiaTheme="minorEastAsia"/>
              <w:noProof/>
              <w:kern w:val="0"/>
              <w14:ligatures w14:val="none"/>
            </w:rPr>
          </w:pPr>
          <w:hyperlink w:anchor="_Toc180737237" w:history="1">
            <w:r w:rsidRPr="00A239D4">
              <w:rPr>
                <w:rStyle w:val="Hyperlink"/>
                <w:noProof/>
              </w:rPr>
              <w:t>General</w:t>
            </w:r>
            <w:r>
              <w:rPr>
                <w:noProof/>
                <w:webHidden/>
              </w:rPr>
              <w:tab/>
            </w:r>
            <w:r>
              <w:rPr>
                <w:noProof/>
                <w:webHidden/>
              </w:rPr>
              <w:fldChar w:fldCharType="begin"/>
            </w:r>
            <w:r>
              <w:rPr>
                <w:noProof/>
                <w:webHidden/>
              </w:rPr>
              <w:instrText xml:space="preserve"> PAGEREF _Toc180737237 \h </w:instrText>
            </w:r>
            <w:r>
              <w:rPr>
                <w:noProof/>
                <w:webHidden/>
              </w:rPr>
            </w:r>
            <w:r>
              <w:rPr>
                <w:noProof/>
                <w:webHidden/>
              </w:rPr>
              <w:fldChar w:fldCharType="separate"/>
            </w:r>
            <w:r>
              <w:rPr>
                <w:noProof/>
                <w:webHidden/>
              </w:rPr>
              <w:t>3</w:t>
            </w:r>
            <w:r>
              <w:rPr>
                <w:noProof/>
                <w:webHidden/>
              </w:rPr>
              <w:fldChar w:fldCharType="end"/>
            </w:r>
          </w:hyperlink>
        </w:p>
        <w:p w14:paraId="20CD02A1" w14:textId="250D1AB7" w:rsidR="00103F4E" w:rsidRDefault="00103F4E">
          <w:pPr>
            <w:pStyle w:val="TOC1"/>
            <w:tabs>
              <w:tab w:val="right" w:leader="dot" w:pos="9350"/>
            </w:tabs>
            <w:rPr>
              <w:rFonts w:eastAsiaTheme="minorEastAsia"/>
              <w:noProof/>
              <w:kern w:val="0"/>
              <w14:ligatures w14:val="none"/>
            </w:rPr>
          </w:pPr>
          <w:hyperlink w:anchor="_Toc180737238" w:history="1">
            <w:r w:rsidRPr="00A239D4">
              <w:rPr>
                <w:rStyle w:val="Hyperlink"/>
                <w:noProof/>
              </w:rPr>
              <w:t>Procedure</w:t>
            </w:r>
            <w:r>
              <w:rPr>
                <w:noProof/>
                <w:webHidden/>
              </w:rPr>
              <w:tab/>
            </w:r>
            <w:r>
              <w:rPr>
                <w:noProof/>
                <w:webHidden/>
              </w:rPr>
              <w:fldChar w:fldCharType="begin"/>
            </w:r>
            <w:r>
              <w:rPr>
                <w:noProof/>
                <w:webHidden/>
              </w:rPr>
              <w:instrText xml:space="preserve"> PAGEREF _Toc180737238 \h </w:instrText>
            </w:r>
            <w:r>
              <w:rPr>
                <w:noProof/>
                <w:webHidden/>
              </w:rPr>
            </w:r>
            <w:r>
              <w:rPr>
                <w:noProof/>
                <w:webHidden/>
              </w:rPr>
              <w:fldChar w:fldCharType="separate"/>
            </w:r>
            <w:r>
              <w:rPr>
                <w:noProof/>
                <w:webHidden/>
              </w:rPr>
              <w:t>4</w:t>
            </w:r>
            <w:r>
              <w:rPr>
                <w:noProof/>
                <w:webHidden/>
              </w:rPr>
              <w:fldChar w:fldCharType="end"/>
            </w:r>
          </w:hyperlink>
        </w:p>
        <w:p w14:paraId="73EA95AE" w14:textId="35450D5C" w:rsidR="00103F4E" w:rsidRDefault="00103F4E">
          <w:pPr>
            <w:pStyle w:val="TOC3"/>
            <w:tabs>
              <w:tab w:val="right" w:leader="dot" w:pos="9350"/>
            </w:tabs>
            <w:rPr>
              <w:rFonts w:eastAsiaTheme="minorEastAsia"/>
              <w:noProof/>
              <w:kern w:val="0"/>
              <w14:ligatures w14:val="none"/>
            </w:rPr>
          </w:pPr>
          <w:hyperlink w:anchor="_Toc180737239" w:history="1">
            <w:r w:rsidRPr="00A239D4">
              <w:rPr>
                <w:rStyle w:val="Hyperlink"/>
                <w:b/>
                <w:bCs/>
                <w:noProof/>
                <w:lang w:val="en-GB"/>
              </w:rPr>
              <w:t>Before leaving</w:t>
            </w:r>
            <w:r>
              <w:rPr>
                <w:noProof/>
                <w:webHidden/>
              </w:rPr>
              <w:tab/>
            </w:r>
            <w:r>
              <w:rPr>
                <w:noProof/>
                <w:webHidden/>
              </w:rPr>
              <w:fldChar w:fldCharType="begin"/>
            </w:r>
            <w:r>
              <w:rPr>
                <w:noProof/>
                <w:webHidden/>
              </w:rPr>
              <w:instrText xml:space="preserve"> PAGEREF _Toc180737239 \h </w:instrText>
            </w:r>
            <w:r>
              <w:rPr>
                <w:noProof/>
                <w:webHidden/>
              </w:rPr>
            </w:r>
            <w:r>
              <w:rPr>
                <w:noProof/>
                <w:webHidden/>
              </w:rPr>
              <w:fldChar w:fldCharType="separate"/>
            </w:r>
            <w:r>
              <w:rPr>
                <w:noProof/>
                <w:webHidden/>
              </w:rPr>
              <w:t>4</w:t>
            </w:r>
            <w:r>
              <w:rPr>
                <w:noProof/>
                <w:webHidden/>
              </w:rPr>
              <w:fldChar w:fldCharType="end"/>
            </w:r>
          </w:hyperlink>
        </w:p>
        <w:p w14:paraId="097D2116" w14:textId="69410B11" w:rsidR="00103F4E" w:rsidRDefault="00103F4E">
          <w:pPr>
            <w:pStyle w:val="TOC2"/>
            <w:tabs>
              <w:tab w:val="right" w:leader="dot" w:pos="9350"/>
            </w:tabs>
            <w:rPr>
              <w:rFonts w:eastAsiaTheme="minorEastAsia"/>
              <w:noProof/>
              <w:kern w:val="0"/>
              <w14:ligatures w14:val="none"/>
            </w:rPr>
          </w:pPr>
          <w:hyperlink w:anchor="_Toc180737240" w:history="1">
            <w:r w:rsidRPr="00A239D4">
              <w:rPr>
                <w:rStyle w:val="Hyperlink"/>
                <w:b/>
                <w:bCs/>
                <w:noProof/>
              </w:rPr>
              <w:t>In the field</w:t>
            </w:r>
            <w:r>
              <w:rPr>
                <w:noProof/>
                <w:webHidden/>
              </w:rPr>
              <w:tab/>
            </w:r>
            <w:r>
              <w:rPr>
                <w:noProof/>
                <w:webHidden/>
              </w:rPr>
              <w:fldChar w:fldCharType="begin"/>
            </w:r>
            <w:r>
              <w:rPr>
                <w:noProof/>
                <w:webHidden/>
              </w:rPr>
              <w:instrText xml:space="preserve"> PAGEREF _Toc180737240 \h </w:instrText>
            </w:r>
            <w:r>
              <w:rPr>
                <w:noProof/>
                <w:webHidden/>
              </w:rPr>
            </w:r>
            <w:r>
              <w:rPr>
                <w:noProof/>
                <w:webHidden/>
              </w:rPr>
              <w:fldChar w:fldCharType="separate"/>
            </w:r>
            <w:r>
              <w:rPr>
                <w:noProof/>
                <w:webHidden/>
              </w:rPr>
              <w:t>4</w:t>
            </w:r>
            <w:r>
              <w:rPr>
                <w:noProof/>
                <w:webHidden/>
              </w:rPr>
              <w:fldChar w:fldCharType="end"/>
            </w:r>
          </w:hyperlink>
        </w:p>
        <w:p w14:paraId="206AF99F" w14:textId="33AF2B06" w:rsidR="00103F4E" w:rsidRDefault="00103F4E">
          <w:pPr>
            <w:pStyle w:val="TOC3"/>
            <w:tabs>
              <w:tab w:val="right" w:leader="dot" w:pos="9350"/>
            </w:tabs>
            <w:rPr>
              <w:rFonts w:eastAsiaTheme="minorEastAsia"/>
              <w:noProof/>
              <w:kern w:val="0"/>
              <w14:ligatures w14:val="none"/>
            </w:rPr>
          </w:pPr>
          <w:hyperlink w:anchor="_Toc180737241" w:history="1">
            <w:r w:rsidRPr="00A239D4">
              <w:rPr>
                <w:rStyle w:val="Hyperlink"/>
                <w:noProof/>
              </w:rPr>
              <w:t>ISCO</w:t>
            </w:r>
            <w:r>
              <w:rPr>
                <w:noProof/>
                <w:webHidden/>
              </w:rPr>
              <w:tab/>
            </w:r>
            <w:r>
              <w:rPr>
                <w:noProof/>
                <w:webHidden/>
              </w:rPr>
              <w:fldChar w:fldCharType="begin"/>
            </w:r>
            <w:r>
              <w:rPr>
                <w:noProof/>
                <w:webHidden/>
              </w:rPr>
              <w:instrText xml:space="preserve"> PAGEREF _Toc180737241 \h </w:instrText>
            </w:r>
            <w:r>
              <w:rPr>
                <w:noProof/>
                <w:webHidden/>
              </w:rPr>
            </w:r>
            <w:r>
              <w:rPr>
                <w:noProof/>
                <w:webHidden/>
              </w:rPr>
              <w:fldChar w:fldCharType="separate"/>
            </w:r>
            <w:r>
              <w:rPr>
                <w:noProof/>
                <w:webHidden/>
              </w:rPr>
              <w:t>4</w:t>
            </w:r>
            <w:r>
              <w:rPr>
                <w:noProof/>
                <w:webHidden/>
              </w:rPr>
              <w:fldChar w:fldCharType="end"/>
            </w:r>
          </w:hyperlink>
        </w:p>
        <w:p w14:paraId="42F71E2E" w14:textId="28ACFA44" w:rsidR="00103F4E" w:rsidRDefault="00103F4E">
          <w:pPr>
            <w:pStyle w:val="TOC3"/>
            <w:tabs>
              <w:tab w:val="right" w:leader="dot" w:pos="9350"/>
            </w:tabs>
            <w:rPr>
              <w:rFonts w:eastAsiaTheme="minorEastAsia"/>
              <w:noProof/>
              <w:kern w:val="0"/>
              <w14:ligatures w14:val="none"/>
            </w:rPr>
          </w:pPr>
          <w:hyperlink w:anchor="_Toc180737242" w:history="1">
            <w:r w:rsidRPr="00A239D4">
              <w:rPr>
                <w:rStyle w:val="Hyperlink"/>
                <w:noProof/>
              </w:rPr>
              <w:t>Sondes</w:t>
            </w:r>
            <w:r>
              <w:rPr>
                <w:noProof/>
                <w:webHidden/>
              </w:rPr>
              <w:tab/>
            </w:r>
            <w:r>
              <w:rPr>
                <w:noProof/>
                <w:webHidden/>
              </w:rPr>
              <w:fldChar w:fldCharType="begin"/>
            </w:r>
            <w:r>
              <w:rPr>
                <w:noProof/>
                <w:webHidden/>
              </w:rPr>
              <w:instrText xml:space="preserve"> PAGEREF _Toc180737242 \h </w:instrText>
            </w:r>
            <w:r>
              <w:rPr>
                <w:noProof/>
                <w:webHidden/>
              </w:rPr>
            </w:r>
            <w:r>
              <w:rPr>
                <w:noProof/>
                <w:webHidden/>
              </w:rPr>
              <w:fldChar w:fldCharType="separate"/>
            </w:r>
            <w:r>
              <w:rPr>
                <w:noProof/>
                <w:webHidden/>
              </w:rPr>
              <w:t>10</w:t>
            </w:r>
            <w:r>
              <w:rPr>
                <w:noProof/>
                <w:webHidden/>
              </w:rPr>
              <w:fldChar w:fldCharType="end"/>
            </w:r>
          </w:hyperlink>
        </w:p>
        <w:p w14:paraId="1D4DA740" w14:textId="0F4D3E99" w:rsidR="00103F4E" w:rsidRDefault="00103F4E">
          <w:pPr>
            <w:pStyle w:val="TOC3"/>
            <w:tabs>
              <w:tab w:val="right" w:leader="dot" w:pos="9350"/>
            </w:tabs>
            <w:rPr>
              <w:rFonts w:eastAsiaTheme="minorEastAsia"/>
              <w:noProof/>
              <w:kern w:val="0"/>
              <w14:ligatures w14:val="none"/>
            </w:rPr>
          </w:pPr>
          <w:hyperlink w:anchor="_Toc180737243" w:history="1">
            <w:r w:rsidRPr="00A239D4">
              <w:rPr>
                <w:rStyle w:val="Hyperlink"/>
                <w:noProof/>
              </w:rPr>
              <w:t>Pressure transducer</w:t>
            </w:r>
            <w:r>
              <w:rPr>
                <w:noProof/>
                <w:webHidden/>
              </w:rPr>
              <w:tab/>
            </w:r>
            <w:r>
              <w:rPr>
                <w:noProof/>
                <w:webHidden/>
              </w:rPr>
              <w:fldChar w:fldCharType="begin"/>
            </w:r>
            <w:r>
              <w:rPr>
                <w:noProof/>
                <w:webHidden/>
              </w:rPr>
              <w:instrText xml:space="preserve"> PAGEREF _Toc180737243 \h </w:instrText>
            </w:r>
            <w:r>
              <w:rPr>
                <w:noProof/>
                <w:webHidden/>
              </w:rPr>
            </w:r>
            <w:r>
              <w:rPr>
                <w:noProof/>
                <w:webHidden/>
              </w:rPr>
              <w:fldChar w:fldCharType="separate"/>
            </w:r>
            <w:r>
              <w:rPr>
                <w:noProof/>
                <w:webHidden/>
              </w:rPr>
              <w:t>11</w:t>
            </w:r>
            <w:r>
              <w:rPr>
                <w:noProof/>
                <w:webHidden/>
              </w:rPr>
              <w:fldChar w:fldCharType="end"/>
            </w:r>
          </w:hyperlink>
        </w:p>
        <w:p w14:paraId="4716023D" w14:textId="63874F22" w:rsidR="00103F4E" w:rsidRDefault="00103F4E">
          <w:pPr>
            <w:pStyle w:val="TOC3"/>
            <w:tabs>
              <w:tab w:val="right" w:leader="dot" w:pos="9350"/>
            </w:tabs>
            <w:rPr>
              <w:rFonts w:eastAsiaTheme="minorEastAsia"/>
              <w:noProof/>
              <w:kern w:val="0"/>
              <w14:ligatures w14:val="none"/>
            </w:rPr>
          </w:pPr>
          <w:hyperlink w:anchor="_Toc180737244" w:history="1">
            <w:r w:rsidRPr="00A239D4">
              <w:rPr>
                <w:rStyle w:val="Hyperlink"/>
                <w:noProof/>
              </w:rPr>
              <w:t>Grab sample</w:t>
            </w:r>
            <w:r>
              <w:rPr>
                <w:noProof/>
                <w:webHidden/>
              </w:rPr>
              <w:tab/>
            </w:r>
            <w:r>
              <w:rPr>
                <w:noProof/>
                <w:webHidden/>
              </w:rPr>
              <w:fldChar w:fldCharType="begin"/>
            </w:r>
            <w:r>
              <w:rPr>
                <w:noProof/>
                <w:webHidden/>
              </w:rPr>
              <w:instrText xml:space="preserve"> PAGEREF _Toc180737244 \h </w:instrText>
            </w:r>
            <w:r>
              <w:rPr>
                <w:noProof/>
                <w:webHidden/>
              </w:rPr>
            </w:r>
            <w:r>
              <w:rPr>
                <w:noProof/>
                <w:webHidden/>
              </w:rPr>
              <w:fldChar w:fldCharType="separate"/>
            </w:r>
            <w:r>
              <w:rPr>
                <w:noProof/>
                <w:webHidden/>
              </w:rPr>
              <w:t>11</w:t>
            </w:r>
            <w:r>
              <w:rPr>
                <w:noProof/>
                <w:webHidden/>
              </w:rPr>
              <w:fldChar w:fldCharType="end"/>
            </w:r>
          </w:hyperlink>
        </w:p>
        <w:p w14:paraId="4EC355F2" w14:textId="74EA679D" w:rsidR="00927179" w:rsidRDefault="005847A5">
          <w:r>
            <w:fldChar w:fldCharType="end"/>
          </w:r>
        </w:p>
      </w:sdtContent>
    </w:sdt>
    <w:p w14:paraId="04C2CEA5" w14:textId="77777777" w:rsidR="00927179" w:rsidRDefault="00927179">
      <w:pPr>
        <w:rPr>
          <w:rFonts w:asciiTheme="majorHAnsi" w:eastAsiaTheme="majorEastAsia" w:hAnsiTheme="majorHAnsi" w:cstheme="majorBidi"/>
          <w:color w:val="0F4761" w:themeColor="accent1" w:themeShade="BF"/>
          <w:sz w:val="32"/>
          <w:szCs w:val="32"/>
        </w:rPr>
      </w:pPr>
      <w:r>
        <w:br w:type="page"/>
      </w:r>
    </w:p>
    <w:p w14:paraId="35C2F72B" w14:textId="48E279EC" w:rsidR="00210ED4" w:rsidRDefault="00210ED4" w:rsidP="00D24364">
      <w:pPr>
        <w:pStyle w:val="Heading1"/>
      </w:pPr>
      <w:bookmarkStart w:id="9" w:name="_Toc180737235"/>
      <w:commentRangeStart w:id="10"/>
      <w:commentRangeStart w:id="11"/>
      <w:r>
        <w:lastRenderedPageBreak/>
        <w:t>Materials checklist</w:t>
      </w:r>
      <w:bookmarkEnd w:id="9"/>
      <w:ins w:id="12" w:author="Basso, Marta" w:date="2024-11-15T09:06:00Z" w16du:dateUtc="2024-11-15T17:06:00Z">
        <w:r w:rsidR="002F528C">
          <w:t xml:space="preserve"> </w:t>
        </w:r>
      </w:ins>
      <w:ins w:id="13" w:author="Basso, Marta" w:date="2024-12-27T11:25:00Z" w16du:dateUtc="2024-12-27T19:25:00Z">
        <w:r w:rsidR="004758F7">
          <w:t xml:space="preserve">at the </w:t>
        </w:r>
      </w:ins>
      <w:ins w:id="14" w:author="Basso, Marta" w:date="2024-11-15T09:06:00Z" w16du:dateUtc="2024-11-15T17:06:00Z">
        <w:r w:rsidR="002F528C">
          <w:t>start of the storm</w:t>
        </w:r>
      </w:ins>
      <w:ins w:id="15" w:author="Basso, Marta" w:date="2024-12-27T12:10:00Z" w16du:dateUtc="2024-12-27T20:10:00Z">
        <w:r w:rsidR="00381C78">
          <w:t xml:space="preserve"> </w:t>
        </w:r>
      </w:ins>
      <w:ins w:id="16" w:author="Basso, Marta" w:date="2024-12-27T12:11:00Z" w16du:dateUtc="2024-12-27T20:11:00Z">
        <w:r w:rsidR="00381C78">
          <w:t>campaign</w:t>
        </w:r>
      </w:ins>
      <w:commentRangeEnd w:id="10"/>
      <w:r w:rsidR="00B401EF">
        <w:rPr>
          <w:rStyle w:val="CommentReference"/>
          <w:rFonts w:asciiTheme="minorHAnsi" w:eastAsiaTheme="minorHAnsi" w:hAnsiTheme="minorHAnsi" w:cstheme="minorBidi"/>
          <w:color w:val="auto"/>
        </w:rPr>
        <w:commentReference w:id="10"/>
      </w:r>
      <w:commentRangeEnd w:id="11"/>
      <w:r w:rsidR="001B7495">
        <w:rPr>
          <w:rStyle w:val="CommentReference"/>
          <w:rFonts w:asciiTheme="minorHAnsi" w:eastAsiaTheme="minorHAnsi" w:hAnsiTheme="minorHAnsi" w:cstheme="minorBidi"/>
          <w:color w:val="auto"/>
        </w:rPr>
        <w:commentReference w:id="11"/>
      </w:r>
    </w:p>
    <w:p w14:paraId="5644EA31" w14:textId="612B874A" w:rsidR="00E82031" w:rsidRDefault="00082A2C" w:rsidP="00E82031">
      <w:pPr>
        <w:pStyle w:val="Heading3"/>
      </w:pPr>
      <w:bookmarkStart w:id="17" w:name="_Toc180737236"/>
      <w:r>
        <w:t>Instruments</w:t>
      </w:r>
      <w:bookmarkEnd w:id="17"/>
    </w:p>
    <w:tbl>
      <w:tblPr>
        <w:tblStyle w:val="TableGrid"/>
        <w:tblW w:w="9265" w:type="dxa"/>
        <w:tblLook w:val="04A0" w:firstRow="1" w:lastRow="0" w:firstColumn="1" w:lastColumn="0" w:noHBand="0" w:noVBand="1"/>
        <w:tblPrChange w:id="18" w:author="Basso, Marta" w:date="2025-01-09T09:50:00Z" w16du:dateUtc="2025-01-09T17:50:00Z">
          <w:tblPr>
            <w:tblStyle w:val="TableGrid"/>
            <w:tblW w:w="0" w:type="auto"/>
            <w:tblLook w:val="04A0" w:firstRow="1" w:lastRow="0" w:firstColumn="1" w:lastColumn="0" w:noHBand="0" w:noVBand="1"/>
          </w:tblPr>
        </w:tblPrChange>
      </w:tblPr>
      <w:tblGrid>
        <w:gridCol w:w="4675"/>
        <w:gridCol w:w="4590"/>
        <w:tblGridChange w:id="19">
          <w:tblGrid>
            <w:gridCol w:w="4675"/>
            <w:gridCol w:w="4590"/>
            <w:gridCol w:w="85"/>
          </w:tblGrid>
        </w:tblGridChange>
      </w:tblGrid>
      <w:tr w:rsidR="00E82031" w14:paraId="2A16F05F" w14:textId="77777777" w:rsidTr="00A77B2B">
        <w:trPr>
          <w:trHeight w:val="890"/>
          <w:trPrChange w:id="20" w:author="Basso, Marta" w:date="2025-01-09T09:50:00Z" w16du:dateUtc="2025-01-09T17:50:00Z">
            <w:trPr>
              <w:trHeight w:val="7622"/>
            </w:trPr>
          </w:trPrChange>
        </w:trPr>
        <w:tc>
          <w:tcPr>
            <w:tcW w:w="4675" w:type="dxa"/>
            <w:tcPrChange w:id="21" w:author="Basso, Marta" w:date="2025-01-09T09:50:00Z" w16du:dateUtc="2025-01-09T17:50:00Z">
              <w:tcPr>
                <w:tcW w:w="4675" w:type="dxa"/>
              </w:tcPr>
            </w:tcPrChange>
          </w:tcPr>
          <w:p w14:paraId="226991D9" w14:textId="21C29EF9" w:rsidR="00E82031" w:rsidRDefault="00E82031" w:rsidP="00A37685">
            <w:pPr>
              <w:rPr>
                <w:b/>
                <w:bCs/>
              </w:rPr>
            </w:pPr>
            <w:del w:id="22" w:author="Cole, Ryan P" w:date="2025-01-07T09:33:00Z" w16du:dateUtc="2025-01-07T17:33:00Z">
              <w:r w:rsidDel="00C4213A">
                <w:rPr>
                  <w:b/>
                  <w:bCs/>
                </w:rPr>
                <w:delText>Sampling</w:delText>
              </w:r>
            </w:del>
            <w:ins w:id="23" w:author="Cole, Ryan P" w:date="2025-01-07T09:33:00Z" w16du:dateUtc="2025-01-07T17:33:00Z">
              <w:del w:id="24" w:author="Basso, Marta" w:date="2025-01-09T09:50:00Z" w16du:dateUtc="2025-01-09T17:50:00Z">
                <w:r w:rsidR="00C4213A" w:rsidDel="00A77B2B">
                  <w:rPr>
                    <w:b/>
                    <w:bCs/>
                  </w:rPr>
                  <w:delText>Bottles</w:delText>
                </w:r>
              </w:del>
            </w:ins>
            <w:ins w:id="25" w:author="Basso, Marta" w:date="2025-01-09T09:50:00Z" w16du:dateUtc="2025-01-09T17:50:00Z">
              <w:r w:rsidR="00A77B2B">
                <w:rPr>
                  <w:b/>
                  <w:bCs/>
                </w:rPr>
                <w:t>Sampling</w:t>
              </w:r>
            </w:ins>
            <w:r>
              <w:rPr>
                <w:b/>
                <w:bCs/>
              </w:rPr>
              <w:t>:</w:t>
            </w:r>
          </w:p>
          <w:p w14:paraId="2CF98B05" w14:textId="77777777" w:rsidR="00BF2031" w:rsidRPr="00045D1A" w:rsidRDefault="003854D0" w:rsidP="004758F7">
            <w:pPr>
              <w:pStyle w:val="ListParagraph"/>
              <w:numPr>
                <w:ilvl w:val="0"/>
                <w:numId w:val="25"/>
              </w:numPr>
              <w:rPr>
                <w:b/>
                <w:bCs/>
              </w:rPr>
            </w:pPr>
            <w:r>
              <w:t>110</w:t>
            </w:r>
            <w:r w:rsidR="00E82031">
              <w:t xml:space="preserve"> </w:t>
            </w:r>
            <w:proofErr w:type="gramStart"/>
            <w:r w:rsidR="00E82031">
              <w:t>acid</w:t>
            </w:r>
            <w:proofErr w:type="gramEnd"/>
            <w:r w:rsidR="00E82031">
              <w:t xml:space="preserve"> washed ISCO bottles and bottle lids</w:t>
            </w:r>
          </w:p>
          <w:p w14:paraId="58C555B1" w14:textId="534CE2AF" w:rsidR="00E82031" w:rsidRPr="00A77B2B" w:rsidRDefault="00BF2031" w:rsidP="004758F7">
            <w:pPr>
              <w:pStyle w:val="ListParagraph"/>
              <w:numPr>
                <w:ilvl w:val="0"/>
                <w:numId w:val="25"/>
              </w:numPr>
              <w:rPr>
                <w:ins w:id="26" w:author="Basso, Marta" w:date="2025-01-09T09:49:00Z" w16du:dateUtc="2025-01-09T17:49:00Z"/>
                <w:b/>
                <w:bCs/>
                <w:rPrChange w:id="27" w:author="Basso, Marta" w:date="2025-01-09T09:49:00Z" w16du:dateUtc="2025-01-09T17:49:00Z">
                  <w:rPr>
                    <w:ins w:id="28" w:author="Basso, Marta" w:date="2025-01-09T09:49:00Z" w16du:dateUtc="2025-01-09T17:49:00Z"/>
                  </w:rPr>
                </w:rPrChange>
              </w:rPr>
            </w:pPr>
            <w:del w:id="29" w:author="Basso, Marta" w:date="2024-11-15T09:06:00Z" w16du:dateUtc="2024-11-15T17:06:00Z">
              <w:r w:rsidDel="002F528C">
                <w:delText xml:space="preserve">16 </w:delText>
              </w:r>
            </w:del>
            <w:ins w:id="30" w:author="Basso, Marta" w:date="2024-11-15T09:06:00Z" w16du:dateUtc="2024-11-15T17:06:00Z">
              <w:r w:rsidR="002F528C">
                <w:t xml:space="preserve">8 </w:t>
              </w:r>
            </w:ins>
            <w:r>
              <w:t>1L acid washed bottles</w:t>
            </w:r>
            <w:r w:rsidR="00413A2A">
              <w:t xml:space="preserve"> </w:t>
            </w:r>
            <w:del w:id="31" w:author="Basso, Marta" w:date="2024-11-15T09:06:00Z" w16du:dateUtc="2024-11-15T17:06:00Z">
              <w:r w:rsidR="00413A2A" w:rsidDel="002F528C">
                <w:delText>(8 when bottles are retrieved)</w:delText>
              </w:r>
            </w:del>
          </w:p>
          <w:p w14:paraId="7D9E0E18" w14:textId="5E922608" w:rsidR="00A77B2B" w:rsidRPr="00045D1A" w:rsidRDefault="00A77B2B" w:rsidP="004758F7">
            <w:pPr>
              <w:pStyle w:val="ListParagraph"/>
              <w:numPr>
                <w:ilvl w:val="0"/>
                <w:numId w:val="25"/>
              </w:numPr>
              <w:rPr>
                <w:b/>
                <w:bCs/>
              </w:rPr>
            </w:pPr>
            <w:ins w:id="32" w:author="Basso, Marta" w:date="2025-01-09T09:49:00Z" w16du:dateUtc="2025-01-09T17:49:00Z">
              <w:r>
                <w:t>Coolers with ice packs</w:t>
              </w:r>
            </w:ins>
            <w:ins w:id="33" w:author="Basso, Marta" w:date="2025-01-09T09:50:00Z" w16du:dateUtc="2025-01-09T17:50:00Z">
              <w:r>
                <w:t xml:space="preserve"> (1 cooler per truck)</w:t>
              </w:r>
            </w:ins>
          </w:p>
          <w:p w14:paraId="5BFA394B" w14:textId="24D4766F" w:rsidR="00D721DC" w:rsidDel="002F528C" w:rsidRDefault="00082A2C" w:rsidP="004758F7">
            <w:pPr>
              <w:pStyle w:val="ListParagraph"/>
              <w:numPr>
                <w:ilvl w:val="0"/>
                <w:numId w:val="25"/>
              </w:numPr>
              <w:rPr>
                <w:del w:id="34" w:author="Basso, Marta" w:date="2024-11-15T09:06:00Z" w16du:dateUtc="2024-11-15T17:06:00Z"/>
              </w:rPr>
            </w:pPr>
            <w:del w:id="35" w:author="Basso, Marta" w:date="2024-11-15T09:06:00Z" w16du:dateUtc="2024-11-15T17:06:00Z">
              <w:r w:rsidDel="002F528C">
                <w:delText>4 c</w:delText>
              </w:r>
              <w:r w:rsidR="00D721DC" w:rsidDel="002F528C">
                <w:delText>ooler</w:delText>
              </w:r>
              <w:r w:rsidDel="002F528C">
                <w:delText>s</w:delText>
              </w:r>
              <w:r w:rsidR="00D721DC" w:rsidDel="002F528C">
                <w:delText xml:space="preserve"> loaded w/ ice packs</w:delText>
              </w:r>
              <w:r w:rsidR="00413A2A" w:rsidDel="002F528C">
                <w:delText xml:space="preserve"> (when bottles are retrieved)</w:delText>
              </w:r>
            </w:del>
          </w:p>
          <w:p w14:paraId="5068C6C9" w14:textId="0AA25CFA" w:rsidR="00413A2A" w:rsidRPr="00045D1A" w:rsidDel="00C4213A" w:rsidRDefault="00413A2A" w:rsidP="004758F7">
            <w:pPr>
              <w:pStyle w:val="ListParagraph"/>
              <w:numPr>
                <w:ilvl w:val="0"/>
                <w:numId w:val="25"/>
              </w:numPr>
              <w:spacing w:line="256" w:lineRule="auto"/>
              <w:rPr>
                <w:del w:id="36" w:author="Cole, Ryan P" w:date="2025-01-07T09:33:00Z" w16du:dateUtc="2025-01-07T17:33:00Z"/>
                <w:b/>
                <w:bCs/>
              </w:rPr>
            </w:pPr>
            <w:del w:id="37" w:author="Cole, Ryan P" w:date="2025-01-07T09:33:00Z" w16du:dateUtc="2025-01-07T17:33:00Z">
              <w:r w:rsidDel="00C4213A">
                <w:delText>Extendo sampler</w:delText>
              </w:r>
            </w:del>
          </w:p>
          <w:p w14:paraId="5EA52E5F" w14:textId="77777777" w:rsidR="00E82031" w:rsidRDefault="00E82031" w:rsidP="00A37685"/>
          <w:p w14:paraId="629DF6CD" w14:textId="44DBF51A" w:rsidR="00E82031" w:rsidRDefault="00D721DC" w:rsidP="00A37685">
            <w:pPr>
              <w:rPr>
                <w:b/>
                <w:bCs/>
              </w:rPr>
            </w:pPr>
            <w:r>
              <w:rPr>
                <w:b/>
                <w:bCs/>
              </w:rPr>
              <w:t>ISCO</w:t>
            </w:r>
            <w:r w:rsidR="00E82031">
              <w:rPr>
                <w:b/>
                <w:bCs/>
              </w:rPr>
              <w:t>:</w:t>
            </w:r>
          </w:p>
          <w:p w14:paraId="413498D3" w14:textId="74909FAB" w:rsidR="00E82031" w:rsidRDefault="00E82031" w:rsidP="004758F7">
            <w:pPr>
              <w:pStyle w:val="ListParagraph"/>
              <w:numPr>
                <w:ilvl w:val="0"/>
                <w:numId w:val="25"/>
              </w:numPr>
            </w:pPr>
            <w:r>
              <w:t>ISCO</w:t>
            </w:r>
          </w:p>
          <w:p w14:paraId="66A24791" w14:textId="79548388" w:rsidR="00E82031" w:rsidRDefault="00E82031" w:rsidP="004758F7">
            <w:pPr>
              <w:pStyle w:val="ListParagraph"/>
              <w:numPr>
                <w:ilvl w:val="0"/>
                <w:numId w:val="25"/>
              </w:numPr>
            </w:pPr>
            <w:r>
              <w:t>ISCO battery</w:t>
            </w:r>
          </w:p>
          <w:p w14:paraId="2D36EC79" w14:textId="7F730982" w:rsidR="00E82031" w:rsidRDefault="00E82031" w:rsidP="004758F7">
            <w:pPr>
              <w:pStyle w:val="ListParagraph"/>
              <w:numPr>
                <w:ilvl w:val="0"/>
                <w:numId w:val="25"/>
              </w:numPr>
            </w:pPr>
            <w:r>
              <w:t>ISCO tubing</w:t>
            </w:r>
          </w:p>
          <w:p w14:paraId="6A8A2BBC" w14:textId="33761273" w:rsidR="008526EF" w:rsidRDefault="008526EF" w:rsidP="004758F7">
            <w:pPr>
              <w:pStyle w:val="ListParagraph"/>
              <w:numPr>
                <w:ilvl w:val="0"/>
                <w:numId w:val="25"/>
              </w:numPr>
            </w:pPr>
            <w:r>
              <w:t>ISCO battery leash</w:t>
            </w:r>
          </w:p>
          <w:p w14:paraId="586DEB44" w14:textId="5DB370D6" w:rsidR="008526EF" w:rsidRDefault="00B401EF" w:rsidP="004758F7">
            <w:pPr>
              <w:pStyle w:val="ListParagraph"/>
              <w:numPr>
                <w:ilvl w:val="0"/>
                <w:numId w:val="25"/>
              </w:numPr>
            </w:pPr>
            <w:ins w:id="38" w:author="Cole, Ryan P" w:date="2025-01-07T09:26:00Z" w16du:dateUtc="2025-01-07T17:26:00Z">
              <w:r>
                <w:t xml:space="preserve">Plastic </w:t>
              </w:r>
            </w:ins>
            <w:r w:rsidR="008526EF">
              <w:t xml:space="preserve">Battery </w:t>
            </w:r>
            <w:del w:id="39" w:author="Cole, Ryan P" w:date="2025-01-07T09:26:00Z" w16du:dateUtc="2025-01-07T17:26:00Z">
              <w:r w:rsidR="008526EF" w:rsidDel="00B401EF">
                <w:delText xml:space="preserve">plastic </w:delText>
              </w:r>
            </w:del>
            <w:r w:rsidR="008526EF">
              <w:t>box</w:t>
            </w:r>
          </w:p>
          <w:p w14:paraId="65E81AF9" w14:textId="1625E5CF" w:rsidR="00E82031" w:rsidRDefault="00E82031" w:rsidP="004758F7">
            <w:pPr>
              <w:pStyle w:val="ListParagraph"/>
              <w:numPr>
                <w:ilvl w:val="0"/>
                <w:numId w:val="25"/>
              </w:numPr>
            </w:pPr>
            <w:commentRangeStart w:id="40"/>
            <w:commentRangeStart w:id="41"/>
            <w:r>
              <w:t>Spare ISCO battery</w:t>
            </w:r>
            <w:commentRangeEnd w:id="40"/>
            <w:r w:rsidR="00B401EF">
              <w:rPr>
                <w:rStyle w:val="CommentReference"/>
              </w:rPr>
              <w:commentReference w:id="40"/>
            </w:r>
            <w:commentRangeEnd w:id="41"/>
            <w:r w:rsidR="001B7495">
              <w:rPr>
                <w:rStyle w:val="CommentReference"/>
              </w:rPr>
              <w:commentReference w:id="41"/>
            </w:r>
            <w:ins w:id="42" w:author="Basso, Marta" w:date="2025-01-09T09:24:00Z" w16du:dateUtc="2025-01-09T17:24:00Z">
              <w:r w:rsidR="001B7495">
                <w:t xml:space="preserve"> (1x truck)</w:t>
              </w:r>
            </w:ins>
          </w:p>
          <w:p w14:paraId="145FBB52" w14:textId="77777777" w:rsidR="00E82031" w:rsidRDefault="00E82031" w:rsidP="004758F7">
            <w:pPr>
              <w:pStyle w:val="ListParagraph"/>
              <w:numPr>
                <w:ilvl w:val="0"/>
                <w:numId w:val="25"/>
              </w:numPr>
            </w:pPr>
            <w:r>
              <w:t>Spare ISCO</w:t>
            </w:r>
          </w:p>
          <w:p w14:paraId="3A3811FB" w14:textId="37D11552" w:rsidR="00E82031" w:rsidRDefault="00E82031" w:rsidP="004758F7">
            <w:pPr>
              <w:pStyle w:val="ListParagraph"/>
              <w:numPr>
                <w:ilvl w:val="0"/>
                <w:numId w:val="25"/>
              </w:numPr>
            </w:pPr>
            <w:r>
              <w:t>Spare ISCO tubing (internal and external tubes)</w:t>
            </w:r>
          </w:p>
          <w:p w14:paraId="48600E53" w14:textId="0C505F57" w:rsidR="00E82031" w:rsidRPr="00045D1A" w:rsidDel="001B7495" w:rsidRDefault="00E82031" w:rsidP="004758F7">
            <w:pPr>
              <w:pStyle w:val="ListParagraph"/>
              <w:numPr>
                <w:ilvl w:val="0"/>
                <w:numId w:val="25"/>
              </w:numPr>
              <w:rPr>
                <w:del w:id="43" w:author="Basso, Marta" w:date="2025-01-09T09:25:00Z" w16du:dateUtc="2025-01-09T17:25:00Z"/>
                <w:b/>
                <w:bCs/>
              </w:rPr>
            </w:pPr>
            <w:commentRangeStart w:id="44"/>
            <w:del w:id="45" w:author="Basso, Marta" w:date="2025-01-09T09:25:00Z" w16du:dateUtc="2025-01-09T17:25:00Z">
              <w:r w:rsidRPr="00432A90" w:rsidDel="001B7495">
                <w:rPr>
                  <w:lang w:val="en-GB"/>
                </w:rPr>
                <w:delText>Replacement deep cycle batteries</w:delText>
              </w:r>
              <w:commentRangeEnd w:id="44"/>
              <w:r w:rsidR="00B401EF" w:rsidDel="001B7495">
                <w:rPr>
                  <w:rStyle w:val="CommentReference"/>
                </w:rPr>
                <w:commentReference w:id="44"/>
              </w:r>
            </w:del>
          </w:p>
          <w:p w14:paraId="1D2439F5" w14:textId="2E73E980" w:rsidR="00E82031" w:rsidRDefault="00E82031" w:rsidP="004758F7">
            <w:pPr>
              <w:pStyle w:val="ListParagraph"/>
              <w:numPr>
                <w:ilvl w:val="0"/>
                <w:numId w:val="25"/>
              </w:numPr>
              <w:rPr>
                <w:lang w:val="en-GB"/>
              </w:rPr>
            </w:pPr>
            <w:commentRangeStart w:id="46"/>
            <w:commentRangeStart w:id="47"/>
            <w:r w:rsidRPr="00432A90">
              <w:rPr>
                <w:lang w:val="en-GB"/>
              </w:rPr>
              <w:t>Hose clamps</w:t>
            </w:r>
            <w:commentRangeEnd w:id="46"/>
            <w:r w:rsidR="00B401EF">
              <w:rPr>
                <w:rStyle w:val="CommentReference"/>
              </w:rPr>
              <w:commentReference w:id="46"/>
            </w:r>
            <w:commentRangeEnd w:id="47"/>
            <w:r w:rsidR="001B7495">
              <w:rPr>
                <w:rStyle w:val="CommentReference"/>
              </w:rPr>
              <w:commentReference w:id="47"/>
            </w:r>
          </w:p>
          <w:p w14:paraId="15C7273E" w14:textId="1C5F8C12" w:rsidR="00E82031" w:rsidRDefault="00E82031" w:rsidP="004758F7">
            <w:pPr>
              <w:pStyle w:val="ListParagraph"/>
              <w:numPr>
                <w:ilvl w:val="0"/>
                <w:numId w:val="25"/>
              </w:numPr>
              <w:rPr>
                <w:lang w:val="en-GB"/>
              </w:rPr>
            </w:pPr>
            <w:r w:rsidRPr="00432A90">
              <w:rPr>
                <w:lang w:val="en-GB"/>
              </w:rPr>
              <w:t>Flat head screwdriver or socket driver for hose clamps</w:t>
            </w:r>
          </w:p>
          <w:p w14:paraId="1A607341" w14:textId="7E5574EE" w:rsidR="00D721DC" w:rsidRDefault="001B7495" w:rsidP="004758F7">
            <w:pPr>
              <w:pStyle w:val="ListParagraph"/>
              <w:numPr>
                <w:ilvl w:val="0"/>
                <w:numId w:val="25"/>
              </w:numPr>
              <w:rPr>
                <w:lang w:val="en-GB"/>
              </w:rPr>
            </w:pPr>
            <w:ins w:id="48" w:author="Basso, Marta" w:date="2025-01-09T09:26:00Z" w16du:dateUtc="2025-01-09T17:26:00Z">
              <w:r>
                <w:rPr>
                  <w:lang w:val="en-GB"/>
                </w:rPr>
                <w:t>Long t</w:t>
              </w:r>
            </w:ins>
            <w:commentRangeStart w:id="49"/>
            <w:del w:id="50" w:author="Basso, Marta" w:date="2025-01-09T09:26:00Z" w16du:dateUtc="2025-01-09T17:26:00Z">
              <w:r w:rsidR="00D721DC" w:rsidRPr="00432A90" w:rsidDel="001B7495">
                <w:rPr>
                  <w:lang w:val="en-GB"/>
                </w:rPr>
                <w:delText>T</w:delText>
              </w:r>
            </w:del>
            <w:r w:rsidR="00D721DC" w:rsidRPr="00432A90">
              <w:rPr>
                <w:lang w:val="en-GB"/>
              </w:rPr>
              <w:t>ape measure</w:t>
            </w:r>
            <w:commentRangeEnd w:id="49"/>
            <w:r w:rsidR="00B401EF">
              <w:rPr>
                <w:rStyle w:val="CommentReference"/>
              </w:rPr>
              <w:commentReference w:id="49"/>
            </w:r>
          </w:p>
          <w:p w14:paraId="01324AFA" w14:textId="77777777" w:rsidR="00D721DC" w:rsidRDefault="00D721DC" w:rsidP="004758F7">
            <w:pPr>
              <w:pStyle w:val="ListParagraph"/>
              <w:numPr>
                <w:ilvl w:val="0"/>
                <w:numId w:val="25"/>
              </w:numPr>
              <w:rPr>
                <w:lang w:val="en-GB"/>
              </w:rPr>
            </w:pPr>
            <w:r w:rsidRPr="00432A90">
              <w:rPr>
                <w:lang w:val="en-GB"/>
              </w:rPr>
              <w:t>Zip ties</w:t>
            </w:r>
          </w:p>
          <w:p w14:paraId="795A1E1C" w14:textId="0C85E8FF" w:rsidR="00D721DC" w:rsidRDefault="001B7495" w:rsidP="004758F7">
            <w:pPr>
              <w:pStyle w:val="ListParagraph"/>
              <w:numPr>
                <w:ilvl w:val="0"/>
                <w:numId w:val="25"/>
              </w:numPr>
              <w:rPr>
                <w:lang w:val="en-GB"/>
              </w:rPr>
            </w:pPr>
            <w:ins w:id="51" w:author="Basso, Marta" w:date="2025-01-09T09:27:00Z" w16du:dateUtc="2025-01-09T17:27:00Z">
              <w:r>
                <w:rPr>
                  <w:lang w:val="en-GB"/>
                </w:rPr>
                <w:t xml:space="preserve">Diameter </w:t>
              </w:r>
            </w:ins>
            <w:commentRangeStart w:id="52"/>
            <w:commentRangeStart w:id="53"/>
            <w:del w:id="54" w:author="Basso, Marta" w:date="2025-01-09T09:27:00Z" w16du:dateUtc="2025-01-09T17:27:00Z">
              <w:r w:rsidR="00D721DC" w:rsidRPr="00432A90" w:rsidDel="001B7495">
                <w:rPr>
                  <w:lang w:val="en-GB"/>
                </w:rPr>
                <w:delText xml:space="preserve">Long </w:delText>
              </w:r>
            </w:del>
            <w:r w:rsidR="00D721DC" w:rsidRPr="00432A90">
              <w:rPr>
                <w:lang w:val="en-GB"/>
              </w:rPr>
              <w:t>tape</w:t>
            </w:r>
            <w:commentRangeEnd w:id="52"/>
            <w:commentRangeEnd w:id="53"/>
            <w:ins w:id="55" w:author="Basso, Marta" w:date="2025-01-09T09:27:00Z" w16du:dateUtc="2025-01-09T17:27:00Z">
              <w:r>
                <w:rPr>
                  <w:lang w:val="en-GB"/>
                </w:rPr>
                <w:t xml:space="preserve"> measure</w:t>
              </w:r>
            </w:ins>
            <w:r w:rsidR="00C4213A">
              <w:rPr>
                <w:rStyle w:val="CommentReference"/>
              </w:rPr>
              <w:commentReference w:id="52"/>
            </w:r>
            <w:r>
              <w:rPr>
                <w:rStyle w:val="CommentReference"/>
              </w:rPr>
              <w:commentReference w:id="53"/>
            </w:r>
          </w:p>
          <w:p w14:paraId="6ACC08D8" w14:textId="77777777" w:rsidR="00E82031" w:rsidRDefault="00D721DC" w:rsidP="004758F7">
            <w:pPr>
              <w:pStyle w:val="ListParagraph"/>
              <w:numPr>
                <w:ilvl w:val="0"/>
                <w:numId w:val="25"/>
              </w:numPr>
              <w:rPr>
                <w:lang w:val="en-GB"/>
              </w:rPr>
            </w:pPr>
            <w:r>
              <w:rPr>
                <w:lang w:val="en-GB"/>
              </w:rPr>
              <w:t>Voltmeter</w:t>
            </w:r>
          </w:p>
          <w:p w14:paraId="54DAF30C" w14:textId="5D329277" w:rsidR="00BF2031" w:rsidRDefault="00BF2031" w:rsidP="004758F7">
            <w:pPr>
              <w:pStyle w:val="ListParagraph"/>
              <w:numPr>
                <w:ilvl w:val="0"/>
                <w:numId w:val="25"/>
              </w:numPr>
              <w:rPr>
                <w:ins w:id="56" w:author="Basso, Marta" w:date="2024-11-15T09:07:00Z" w16du:dateUtc="2024-11-15T17:07:00Z"/>
                <w:lang w:val="en-GB"/>
              </w:rPr>
            </w:pPr>
            <w:r>
              <w:rPr>
                <w:lang w:val="en-GB"/>
              </w:rPr>
              <w:t>1000 ml graduated plastic cylinder</w:t>
            </w:r>
          </w:p>
          <w:p w14:paraId="7C302C3B" w14:textId="02B1DEFD" w:rsidR="002F528C" w:rsidRDefault="002F528C" w:rsidP="004758F7">
            <w:pPr>
              <w:pStyle w:val="ListParagraph"/>
              <w:numPr>
                <w:ilvl w:val="0"/>
                <w:numId w:val="25"/>
              </w:numPr>
              <w:rPr>
                <w:ins w:id="57" w:author="Bogaart, Manon" w:date="2024-12-17T16:08:00Z" w16du:dateUtc="2024-12-18T00:08:00Z"/>
                <w:lang w:val="en-GB"/>
              </w:rPr>
            </w:pPr>
            <w:ins w:id="58" w:author="Basso, Marta" w:date="2024-11-15T09:07:00Z" w16du:dateUtc="2024-11-15T17:07:00Z">
              <w:r>
                <w:rPr>
                  <w:lang w:val="en-GB"/>
                </w:rPr>
                <w:t>ISCO cal</w:t>
              </w:r>
            </w:ins>
            <w:ins w:id="59" w:author="Basso, Marta" w:date="2024-11-15T09:08:00Z" w16du:dateUtc="2024-11-15T17:08:00Z">
              <w:r>
                <w:rPr>
                  <w:lang w:val="en-GB"/>
                </w:rPr>
                <w:t>ibration bottle</w:t>
              </w:r>
            </w:ins>
          </w:p>
          <w:p w14:paraId="5D66B484" w14:textId="6AD2DBA8" w:rsidR="008408B7" w:rsidRDefault="008408B7" w:rsidP="004758F7">
            <w:pPr>
              <w:pStyle w:val="ListParagraph"/>
              <w:numPr>
                <w:ilvl w:val="0"/>
                <w:numId w:val="25"/>
              </w:numPr>
              <w:rPr>
                <w:lang w:val="en-GB"/>
              </w:rPr>
            </w:pPr>
            <w:commentRangeStart w:id="60"/>
            <w:ins w:id="61" w:author="Bogaart, Manon" w:date="2024-12-17T16:08:00Z" w16du:dateUtc="2024-12-18T00:08:00Z">
              <w:r>
                <w:rPr>
                  <w:lang w:val="en-GB"/>
                </w:rPr>
                <w:t xml:space="preserve">Soap </w:t>
              </w:r>
              <w:commentRangeEnd w:id="60"/>
              <w:r>
                <w:rPr>
                  <w:rStyle w:val="CommentReference"/>
                </w:rPr>
                <w:commentReference w:id="60"/>
              </w:r>
            </w:ins>
          </w:p>
          <w:p w14:paraId="752AF9C3" w14:textId="77777777" w:rsidR="00D721DC" w:rsidRDefault="00D721DC" w:rsidP="00D721DC">
            <w:pPr>
              <w:rPr>
                <w:lang w:val="en-GB"/>
              </w:rPr>
            </w:pPr>
          </w:p>
          <w:p w14:paraId="177F204A" w14:textId="7CCD6220" w:rsidR="00D721DC" w:rsidRDefault="003854D0" w:rsidP="00D721DC">
            <w:pPr>
              <w:rPr>
                <w:lang w:val="en-GB"/>
              </w:rPr>
            </w:pPr>
            <w:r>
              <w:rPr>
                <w:b/>
                <w:bCs/>
                <w:lang w:val="en-GB"/>
              </w:rPr>
              <w:t>Pressure transducer:</w:t>
            </w:r>
          </w:p>
          <w:p w14:paraId="6B4B7773" w14:textId="5D11F894" w:rsidR="00D721DC" w:rsidRDefault="00D721DC" w:rsidP="004758F7">
            <w:pPr>
              <w:pStyle w:val="ListParagraph"/>
              <w:numPr>
                <w:ilvl w:val="0"/>
                <w:numId w:val="25"/>
              </w:numPr>
            </w:pPr>
            <w:r>
              <w:t>Level logger</w:t>
            </w:r>
            <w:r w:rsidR="00652824">
              <w:t xml:space="preserve"> (</w:t>
            </w:r>
            <w:proofErr w:type="spellStart"/>
            <w:r w:rsidR="00652824">
              <w:t>Solinst</w:t>
            </w:r>
            <w:proofErr w:type="spellEnd"/>
            <w:r w:rsidR="00652824">
              <w:t>)</w:t>
            </w:r>
          </w:p>
          <w:p w14:paraId="5EEC8F94" w14:textId="46F0420C" w:rsidR="00413A2A" w:rsidRDefault="008A5C92" w:rsidP="004758F7">
            <w:pPr>
              <w:pStyle w:val="ListParagraph"/>
              <w:numPr>
                <w:ilvl w:val="0"/>
                <w:numId w:val="25"/>
              </w:numPr>
            </w:pPr>
            <w:commentRangeStart w:id="62"/>
            <w:commentRangeStart w:id="63"/>
            <w:r>
              <w:t>Laptop</w:t>
            </w:r>
            <w:commentRangeEnd w:id="62"/>
            <w:r w:rsidR="00C4213A">
              <w:rPr>
                <w:rStyle w:val="CommentReference"/>
              </w:rPr>
              <w:commentReference w:id="62"/>
            </w:r>
            <w:commentRangeEnd w:id="63"/>
            <w:r w:rsidR="001B7495">
              <w:rPr>
                <w:rStyle w:val="CommentReference"/>
              </w:rPr>
              <w:commentReference w:id="63"/>
            </w:r>
            <w:ins w:id="64" w:author="Basso, Marta" w:date="2025-01-14T08:42:00Z" w16du:dateUtc="2025-01-14T16:42:00Z">
              <w:r w:rsidR="00797E03">
                <w:t xml:space="preserve"> - PINEHEAD</w:t>
              </w:r>
            </w:ins>
          </w:p>
          <w:p w14:paraId="4808EC16" w14:textId="08D7CAC2" w:rsidR="00413A2A" w:rsidRDefault="00413A2A" w:rsidP="004758F7">
            <w:pPr>
              <w:pStyle w:val="ListParagraph"/>
              <w:numPr>
                <w:ilvl w:val="0"/>
                <w:numId w:val="25"/>
              </w:numPr>
            </w:pPr>
            <w:r>
              <w:t>Cable for readout and launching of level logger (when bottles are retrieved)</w:t>
            </w:r>
          </w:p>
          <w:p w14:paraId="598A1B5D" w14:textId="63DFD783" w:rsidR="00413A2A" w:rsidRDefault="00413A2A" w:rsidP="004758F7">
            <w:pPr>
              <w:pStyle w:val="ListParagraph"/>
              <w:numPr>
                <w:ilvl w:val="0"/>
                <w:numId w:val="25"/>
              </w:numPr>
              <w:rPr>
                <w:ins w:id="65" w:author="Basso, Marta" w:date="2024-12-27T11:27:00Z" w16du:dateUtc="2024-12-27T19:27:00Z"/>
              </w:rPr>
            </w:pPr>
            <w:r>
              <w:t xml:space="preserve">Cable for readout and launching of </w:t>
            </w:r>
            <w:proofErr w:type="spellStart"/>
            <w:r>
              <w:t>baro</w:t>
            </w:r>
            <w:proofErr w:type="spellEnd"/>
            <w:r>
              <w:t xml:space="preserve"> logger (when bottles are retrieved)</w:t>
            </w:r>
          </w:p>
          <w:p w14:paraId="46C4C4A6" w14:textId="0F289565" w:rsidR="004758F7" w:rsidRDefault="004758F7" w:rsidP="004758F7">
            <w:pPr>
              <w:pStyle w:val="ListParagraph"/>
              <w:numPr>
                <w:ilvl w:val="0"/>
                <w:numId w:val="25"/>
              </w:numPr>
              <w:rPr>
                <w:ins w:id="66" w:author="Basso, Marta" w:date="2025-01-09T09:48:00Z" w16du:dateUtc="2025-01-09T17:48:00Z"/>
              </w:rPr>
            </w:pPr>
            <w:proofErr w:type="spellStart"/>
            <w:ins w:id="67" w:author="Basso, Marta" w:date="2024-12-27T11:27:00Z" w16du:dateUtc="2024-12-27T19:27:00Z">
              <w:r>
                <w:t>Barologger</w:t>
              </w:r>
              <w:proofErr w:type="spellEnd"/>
              <w:r>
                <w:t xml:space="preserve"> + </w:t>
              </w:r>
              <w:proofErr w:type="spellStart"/>
              <w:r>
                <w:t>barologger</w:t>
              </w:r>
              <w:proofErr w:type="spellEnd"/>
              <w:r>
                <w:t xml:space="preserve"> housing</w:t>
              </w:r>
            </w:ins>
          </w:p>
          <w:p w14:paraId="514B242D" w14:textId="0EDE9699" w:rsidR="00A77B2B" w:rsidRDefault="00A77B2B" w:rsidP="004758F7">
            <w:pPr>
              <w:pStyle w:val="ListParagraph"/>
              <w:numPr>
                <w:ilvl w:val="0"/>
                <w:numId w:val="25"/>
              </w:numPr>
              <w:rPr>
                <w:ins w:id="68" w:author="Basso, Marta" w:date="2024-12-27T11:35:00Z" w16du:dateUtc="2024-12-27T19:35:00Z"/>
              </w:rPr>
            </w:pPr>
            <w:ins w:id="69" w:author="Basso, Marta" w:date="2025-01-09T09:48:00Z" w16du:dateUtc="2025-01-09T17:48:00Z">
              <w:r>
                <w:t>Measuring stick</w:t>
              </w:r>
            </w:ins>
          </w:p>
          <w:p w14:paraId="511B8E61" w14:textId="77777777" w:rsidR="00E53A61" w:rsidRDefault="00E53A61">
            <w:pPr>
              <w:pStyle w:val="ListParagraph"/>
              <w:pPrChange w:id="70" w:author="Basso, Marta" w:date="2024-12-27T11:35:00Z" w16du:dateUtc="2024-12-27T19:35:00Z">
                <w:pPr>
                  <w:pStyle w:val="ListParagraph"/>
                  <w:numPr>
                    <w:numId w:val="25"/>
                  </w:numPr>
                  <w:ind w:hanging="360"/>
                </w:pPr>
              </w:pPrChange>
            </w:pPr>
          </w:p>
          <w:p w14:paraId="5D28EF1A" w14:textId="77777777" w:rsidR="00E53A61" w:rsidRDefault="00E53A61" w:rsidP="00E53A61">
            <w:pPr>
              <w:rPr>
                <w:ins w:id="71" w:author="Basso, Marta" w:date="2024-12-27T11:35:00Z" w16du:dateUtc="2024-12-27T19:35:00Z"/>
                <w:b/>
                <w:bCs/>
              </w:rPr>
            </w:pPr>
            <w:ins w:id="72" w:author="Basso, Marta" w:date="2024-12-27T11:35:00Z" w16du:dateUtc="2024-12-27T19:35:00Z">
              <w:r>
                <w:rPr>
                  <w:b/>
                  <w:bCs/>
                </w:rPr>
                <w:t>Sondes:</w:t>
              </w:r>
            </w:ins>
          </w:p>
          <w:p w14:paraId="0669B32F" w14:textId="77777777" w:rsidR="00E53A61" w:rsidRDefault="00E53A61" w:rsidP="00E53A61">
            <w:pPr>
              <w:pStyle w:val="ListParagraph"/>
              <w:numPr>
                <w:ilvl w:val="0"/>
                <w:numId w:val="8"/>
              </w:numPr>
              <w:rPr>
                <w:ins w:id="73" w:author="Basso, Marta" w:date="2024-12-27T11:35:00Z" w16du:dateUtc="2024-12-27T19:35:00Z"/>
              </w:rPr>
            </w:pPr>
            <w:ins w:id="74" w:author="Basso, Marta" w:date="2024-12-27T11:35:00Z" w16du:dateUtc="2024-12-27T19:35:00Z">
              <w:r>
                <w:t>Sonde handheld</w:t>
              </w:r>
            </w:ins>
          </w:p>
          <w:p w14:paraId="200BB36B" w14:textId="77777777" w:rsidR="00E53A61" w:rsidRDefault="00E53A61" w:rsidP="00E53A61">
            <w:pPr>
              <w:pStyle w:val="ListParagraph"/>
              <w:numPr>
                <w:ilvl w:val="0"/>
                <w:numId w:val="8"/>
              </w:numPr>
              <w:rPr>
                <w:ins w:id="75" w:author="Basso, Marta" w:date="2024-12-27T11:35:00Z" w16du:dateUtc="2024-12-27T19:35:00Z"/>
              </w:rPr>
            </w:pPr>
            <w:ins w:id="76" w:author="Basso, Marta" w:date="2024-12-27T11:35:00Z" w16du:dateUtc="2024-12-27T19:35:00Z">
              <w:r>
                <w:t>Sonde field cable</w:t>
              </w:r>
            </w:ins>
          </w:p>
          <w:p w14:paraId="7BEEE330" w14:textId="77777777" w:rsidR="00E53A61" w:rsidRDefault="00E53A61" w:rsidP="00E53A61">
            <w:pPr>
              <w:pStyle w:val="ListParagraph"/>
              <w:numPr>
                <w:ilvl w:val="0"/>
                <w:numId w:val="8"/>
              </w:numPr>
              <w:rPr>
                <w:ins w:id="77" w:author="Basso, Marta" w:date="2024-12-27T11:35:00Z" w16du:dateUtc="2024-12-27T19:35:00Z"/>
              </w:rPr>
            </w:pPr>
            <w:ins w:id="78" w:author="Basso, Marta" w:date="2024-12-27T11:35:00Z" w16du:dateUtc="2024-12-27T19:35:00Z">
              <w:r>
                <w:t xml:space="preserve">Sonde(s) with calibrated sensors </w:t>
              </w:r>
            </w:ins>
          </w:p>
          <w:p w14:paraId="168EA80B" w14:textId="77777777" w:rsidR="00E53A61" w:rsidRDefault="00E53A61" w:rsidP="00E53A61">
            <w:pPr>
              <w:pStyle w:val="ListParagraph"/>
              <w:numPr>
                <w:ilvl w:val="0"/>
                <w:numId w:val="8"/>
              </w:numPr>
              <w:rPr>
                <w:ins w:id="79" w:author="Cole, Ryan P" w:date="2025-01-07T09:28:00Z" w16du:dateUtc="2025-01-07T17:28:00Z"/>
              </w:rPr>
            </w:pPr>
            <w:ins w:id="80" w:author="Basso, Marta" w:date="2024-12-27T11:35:00Z" w16du:dateUtc="2024-12-27T19:35:00Z">
              <w:r>
                <w:t>D batteries (x4 for each sonde + extras)</w:t>
              </w:r>
            </w:ins>
          </w:p>
          <w:p w14:paraId="2B6F5E80" w14:textId="77777777" w:rsidR="00B401EF" w:rsidRDefault="00B401EF" w:rsidP="00B401EF">
            <w:pPr>
              <w:pStyle w:val="ListParagraph"/>
              <w:numPr>
                <w:ilvl w:val="0"/>
                <w:numId w:val="8"/>
              </w:numPr>
              <w:rPr>
                <w:ins w:id="81" w:author="Cole, Ryan P" w:date="2025-01-07T09:28:00Z" w16du:dateUtc="2025-01-07T17:28:00Z"/>
              </w:rPr>
            </w:pPr>
            <w:ins w:id="82" w:author="Cole, Ryan P" w:date="2025-01-07T09:28:00Z" w16du:dateUtc="2025-01-07T17:28:00Z">
              <w:r>
                <w:lastRenderedPageBreak/>
                <w:t xml:space="preserve">Sonde case </w:t>
              </w:r>
            </w:ins>
          </w:p>
          <w:p w14:paraId="6A891550" w14:textId="77777777" w:rsidR="00B401EF" w:rsidDel="00A77B2B" w:rsidRDefault="00B401EF" w:rsidP="00B401EF">
            <w:pPr>
              <w:pStyle w:val="ListParagraph"/>
              <w:numPr>
                <w:ilvl w:val="0"/>
                <w:numId w:val="8"/>
              </w:numPr>
              <w:rPr>
                <w:ins w:id="83" w:author="Cole, Ryan P" w:date="2025-01-07T09:28:00Z" w16du:dateUtc="2025-01-07T17:28:00Z"/>
                <w:del w:id="84" w:author="Basso, Marta" w:date="2025-01-09T09:49:00Z" w16du:dateUtc="2025-01-09T17:49:00Z"/>
              </w:rPr>
            </w:pPr>
            <w:ins w:id="85" w:author="Cole, Ryan P" w:date="2025-01-07T09:28:00Z" w16du:dateUtc="2025-01-07T17:28:00Z">
              <w:r>
                <w:t>Sonde battery wrench</w:t>
              </w:r>
            </w:ins>
          </w:p>
          <w:p w14:paraId="5CF4A275" w14:textId="6BE6E135" w:rsidR="00D721DC" w:rsidRPr="00A77B2B" w:rsidRDefault="00D721DC">
            <w:pPr>
              <w:pStyle w:val="ListParagraph"/>
              <w:numPr>
                <w:ilvl w:val="0"/>
                <w:numId w:val="8"/>
              </w:numPr>
              <w:rPr>
                <w:lang w:val="en-GB"/>
              </w:rPr>
              <w:pPrChange w:id="86" w:author="Basso, Marta" w:date="2025-01-09T09:49:00Z" w16du:dateUtc="2025-01-09T17:49:00Z">
                <w:pPr/>
              </w:pPrChange>
            </w:pPr>
          </w:p>
        </w:tc>
        <w:tc>
          <w:tcPr>
            <w:tcW w:w="4590" w:type="dxa"/>
            <w:tcPrChange w:id="87" w:author="Basso, Marta" w:date="2025-01-09T09:50:00Z" w16du:dateUtc="2025-01-09T17:50:00Z">
              <w:tcPr>
                <w:tcW w:w="4675" w:type="dxa"/>
                <w:gridSpan w:val="2"/>
              </w:tcPr>
            </w:tcPrChange>
          </w:tcPr>
          <w:p w14:paraId="4FD1E8E5" w14:textId="4ABBE280" w:rsidR="0060354D" w:rsidDel="00E53A61" w:rsidRDefault="0060354D" w:rsidP="00D721DC">
            <w:pPr>
              <w:rPr>
                <w:del w:id="88" w:author="Basso, Marta" w:date="2024-12-27T11:35:00Z" w16du:dateUtc="2024-12-27T19:35:00Z"/>
                <w:b/>
                <w:bCs/>
              </w:rPr>
            </w:pPr>
            <w:del w:id="89" w:author="Basso, Marta" w:date="2024-12-27T11:35:00Z" w16du:dateUtc="2024-12-27T19:35:00Z">
              <w:r w:rsidDel="00E53A61">
                <w:rPr>
                  <w:b/>
                  <w:bCs/>
                </w:rPr>
                <w:lastRenderedPageBreak/>
                <w:delText>Sondes:</w:delText>
              </w:r>
            </w:del>
          </w:p>
          <w:p w14:paraId="7E862086" w14:textId="367C77F6" w:rsidR="0060354D" w:rsidDel="00E53A61" w:rsidRDefault="0060354D" w:rsidP="0060354D">
            <w:pPr>
              <w:pStyle w:val="ListParagraph"/>
              <w:numPr>
                <w:ilvl w:val="0"/>
                <w:numId w:val="8"/>
              </w:numPr>
              <w:rPr>
                <w:del w:id="90" w:author="Basso, Marta" w:date="2024-12-27T11:35:00Z" w16du:dateUtc="2024-12-27T19:35:00Z"/>
              </w:rPr>
            </w:pPr>
            <w:del w:id="91" w:author="Basso, Marta" w:date="2024-12-27T11:35:00Z" w16du:dateUtc="2024-12-27T19:35:00Z">
              <w:r w:rsidDel="00E53A61">
                <w:delText>Sonde handheld</w:delText>
              </w:r>
            </w:del>
          </w:p>
          <w:p w14:paraId="7A9AB03C" w14:textId="513BF46D" w:rsidR="0060354D" w:rsidDel="00E53A61" w:rsidRDefault="0060354D" w:rsidP="0060354D">
            <w:pPr>
              <w:pStyle w:val="ListParagraph"/>
              <w:numPr>
                <w:ilvl w:val="0"/>
                <w:numId w:val="8"/>
              </w:numPr>
              <w:rPr>
                <w:del w:id="92" w:author="Basso, Marta" w:date="2024-12-27T11:35:00Z" w16du:dateUtc="2024-12-27T19:35:00Z"/>
              </w:rPr>
            </w:pPr>
            <w:del w:id="93" w:author="Basso, Marta" w:date="2024-12-27T11:35:00Z" w16du:dateUtc="2024-12-27T19:35:00Z">
              <w:r w:rsidDel="00E53A61">
                <w:delText>Sonde field cable</w:delText>
              </w:r>
            </w:del>
          </w:p>
          <w:p w14:paraId="1B67DBDE" w14:textId="622A32E0" w:rsidR="0060354D" w:rsidDel="00E53A61" w:rsidRDefault="0060354D" w:rsidP="0060354D">
            <w:pPr>
              <w:pStyle w:val="ListParagraph"/>
              <w:numPr>
                <w:ilvl w:val="0"/>
                <w:numId w:val="8"/>
              </w:numPr>
              <w:rPr>
                <w:del w:id="94" w:author="Basso, Marta" w:date="2024-12-27T11:35:00Z" w16du:dateUtc="2024-12-27T19:35:00Z"/>
              </w:rPr>
            </w:pPr>
            <w:del w:id="95" w:author="Basso, Marta" w:date="2024-12-27T11:35:00Z" w16du:dateUtc="2024-12-27T19:35:00Z">
              <w:r w:rsidDel="00E53A61">
                <w:delText xml:space="preserve">Sonde(s) with calibrated sensors </w:delText>
              </w:r>
            </w:del>
          </w:p>
          <w:p w14:paraId="7A6AA70A" w14:textId="669FF37F" w:rsidR="0060354D" w:rsidDel="00E53A61" w:rsidRDefault="0060354D" w:rsidP="0060354D">
            <w:pPr>
              <w:pStyle w:val="ListParagraph"/>
              <w:numPr>
                <w:ilvl w:val="0"/>
                <w:numId w:val="8"/>
              </w:numPr>
              <w:rPr>
                <w:del w:id="96" w:author="Basso, Marta" w:date="2024-12-27T11:35:00Z" w16du:dateUtc="2024-12-27T19:35:00Z"/>
              </w:rPr>
            </w:pPr>
            <w:del w:id="97" w:author="Basso, Marta" w:date="2024-12-27T11:35:00Z" w16du:dateUtc="2024-12-27T19:35:00Z">
              <w:r w:rsidDel="00E53A61">
                <w:delText>D batteries (x4 for each sonde + extras)</w:delText>
              </w:r>
            </w:del>
          </w:p>
          <w:p w14:paraId="68973134" w14:textId="1C8CF597" w:rsidR="0060354D" w:rsidDel="004758F7" w:rsidRDefault="0060354D" w:rsidP="0060354D">
            <w:pPr>
              <w:pStyle w:val="ListParagraph"/>
              <w:numPr>
                <w:ilvl w:val="0"/>
                <w:numId w:val="8"/>
              </w:numPr>
              <w:rPr>
                <w:del w:id="98" w:author="Basso, Marta" w:date="2024-12-27T11:27:00Z" w16du:dateUtc="2024-12-27T19:27:00Z"/>
              </w:rPr>
            </w:pPr>
            <w:del w:id="99" w:author="Basso, Marta" w:date="2024-12-27T11:27:00Z" w16du:dateUtc="2024-12-27T19:27:00Z">
              <w:r w:rsidDel="004758F7">
                <w:delText>Barologger + barologger housing</w:delText>
              </w:r>
            </w:del>
          </w:p>
          <w:p w14:paraId="7B540E99" w14:textId="4BCDA268" w:rsidR="00413A2A" w:rsidDel="00E53A61" w:rsidRDefault="00413A2A" w:rsidP="00045D1A">
            <w:pPr>
              <w:rPr>
                <w:del w:id="100" w:author="Basso, Marta" w:date="2024-12-27T11:35:00Z" w16du:dateUtc="2024-12-27T19:35:00Z"/>
              </w:rPr>
            </w:pPr>
          </w:p>
          <w:p w14:paraId="7B5F9FEC" w14:textId="0BF86940" w:rsidR="00413A2A" w:rsidRDefault="00413A2A" w:rsidP="00045D1A">
            <w:pPr>
              <w:rPr>
                <w:b/>
              </w:rPr>
            </w:pPr>
            <w:r>
              <w:rPr>
                <w:b/>
              </w:rPr>
              <w:t>Rainfall gauge</w:t>
            </w:r>
          </w:p>
          <w:p w14:paraId="53EA60AA" w14:textId="0E944A2A" w:rsidR="00413A2A" w:rsidRPr="00045D1A" w:rsidDel="00E53A61" w:rsidRDefault="00413A2A" w:rsidP="00045D1A">
            <w:pPr>
              <w:rPr>
                <w:del w:id="101" w:author="Basso, Marta" w:date="2024-12-27T11:35:00Z" w16du:dateUtc="2024-12-27T19:35:00Z"/>
                <w:b/>
              </w:rPr>
            </w:pPr>
          </w:p>
          <w:p w14:paraId="5FE8BDC2" w14:textId="71480F82" w:rsidR="004758F7" w:rsidRPr="004758F7" w:rsidRDefault="004758F7" w:rsidP="00045D1A">
            <w:pPr>
              <w:pStyle w:val="ListParagraph"/>
              <w:numPr>
                <w:ilvl w:val="0"/>
                <w:numId w:val="45"/>
              </w:numPr>
              <w:rPr>
                <w:ins w:id="102" w:author="Basso, Marta" w:date="2024-12-27T11:27:00Z" w16du:dateUtc="2024-12-27T19:27:00Z"/>
                <w:b/>
                <w:bCs/>
                <w:rPrChange w:id="103" w:author="Basso, Marta" w:date="2024-12-27T11:27:00Z" w16du:dateUtc="2024-12-27T19:27:00Z">
                  <w:rPr>
                    <w:ins w:id="104" w:author="Basso, Marta" w:date="2024-12-27T11:27:00Z" w16du:dateUtc="2024-12-27T19:27:00Z"/>
                  </w:rPr>
                </w:rPrChange>
              </w:rPr>
            </w:pPr>
            <w:ins w:id="105" w:author="Basso, Marta" w:date="2024-12-27T11:27:00Z" w16du:dateUtc="2024-12-27T19:27:00Z">
              <w:r>
                <w:t>Calibrated rainfall gauge</w:t>
              </w:r>
            </w:ins>
          </w:p>
          <w:p w14:paraId="5F81D2B4" w14:textId="45301D67" w:rsidR="004758F7" w:rsidRPr="004758F7" w:rsidRDefault="004758F7" w:rsidP="00045D1A">
            <w:pPr>
              <w:pStyle w:val="ListParagraph"/>
              <w:numPr>
                <w:ilvl w:val="0"/>
                <w:numId w:val="45"/>
              </w:numPr>
              <w:rPr>
                <w:ins w:id="106" w:author="Basso, Marta" w:date="2024-12-27T11:29:00Z" w16du:dateUtc="2024-12-27T19:29:00Z"/>
                <w:b/>
                <w:bCs/>
                <w:rPrChange w:id="107" w:author="Basso, Marta" w:date="2024-12-27T11:29:00Z" w16du:dateUtc="2024-12-27T19:29:00Z">
                  <w:rPr>
                    <w:ins w:id="108" w:author="Basso, Marta" w:date="2024-12-27T11:29:00Z" w16du:dateUtc="2024-12-27T19:29:00Z"/>
                  </w:rPr>
                </w:rPrChange>
              </w:rPr>
            </w:pPr>
            <w:ins w:id="109" w:author="Basso, Marta" w:date="2024-12-27T11:29:00Z" w16du:dateUtc="2024-12-27T19:29:00Z">
              <w:r>
                <w:t>Wooden</w:t>
              </w:r>
            </w:ins>
            <w:ins w:id="110" w:author="Basso, Marta" w:date="2024-12-27T11:28:00Z" w16du:dateUtc="2024-12-27T19:28:00Z">
              <w:r>
                <w:t xml:space="preserve"> board</w:t>
              </w:r>
            </w:ins>
          </w:p>
          <w:p w14:paraId="14F1C01F" w14:textId="060F60AD" w:rsidR="004758F7" w:rsidRPr="004758F7" w:rsidRDefault="004758F7" w:rsidP="004758F7">
            <w:pPr>
              <w:pStyle w:val="ListParagraph"/>
              <w:numPr>
                <w:ilvl w:val="0"/>
                <w:numId w:val="45"/>
              </w:numPr>
              <w:rPr>
                <w:ins w:id="111" w:author="Basso, Marta" w:date="2024-12-27T11:31:00Z" w16du:dateUtc="2024-12-27T19:31:00Z"/>
                <w:b/>
                <w:bCs/>
                <w:rPrChange w:id="112" w:author="Basso, Marta" w:date="2024-12-27T11:31:00Z" w16du:dateUtc="2024-12-27T19:31:00Z">
                  <w:rPr>
                    <w:ins w:id="113" w:author="Basso, Marta" w:date="2024-12-27T11:31:00Z" w16du:dateUtc="2024-12-27T19:31:00Z"/>
                  </w:rPr>
                </w:rPrChange>
              </w:rPr>
            </w:pPr>
            <w:ins w:id="114" w:author="Basso, Marta" w:date="2024-12-27T11:31:00Z" w16du:dateUtc="2024-12-27T19:31:00Z">
              <w:del w:id="115" w:author="Cole, Ryan P" w:date="2025-01-07T09:35:00Z" w16du:dateUtc="2025-01-07T17:35:00Z">
                <w:r w:rsidDel="00C4213A">
                  <w:delText>Flat head</w:delText>
                </w:r>
              </w:del>
            </w:ins>
            <w:ins w:id="116" w:author="Cole, Ryan P" w:date="2025-01-07T09:35:00Z" w16du:dateUtc="2025-01-07T17:35:00Z">
              <w:r w:rsidR="00C4213A">
                <w:t>Wood</w:t>
              </w:r>
            </w:ins>
            <w:ins w:id="117" w:author="Basso, Marta" w:date="2024-12-27T11:31:00Z" w16du:dateUtc="2024-12-27T19:31:00Z">
              <w:r>
                <w:t xml:space="preserve"> s</w:t>
              </w:r>
            </w:ins>
            <w:ins w:id="118" w:author="Basso, Marta" w:date="2024-12-27T11:29:00Z" w16du:dateUtc="2024-12-27T19:29:00Z">
              <w:r>
                <w:t>cre</w:t>
              </w:r>
            </w:ins>
            <w:ins w:id="119" w:author="Basso, Marta" w:date="2024-12-27T11:31:00Z" w16du:dateUtc="2024-12-27T19:31:00Z">
              <w:r>
                <w:t>ws</w:t>
              </w:r>
            </w:ins>
          </w:p>
          <w:p w14:paraId="15E21C1E" w14:textId="5E1EEB07" w:rsidR="004758F7" w:rsidRPr="001B7495" w:rsidRDefault="004758F7" w:rsidP="004758F7">
            <w:pPr>
              <w:pStyle w:val="ListParagraph"/>
              <w:numPr>
                <w:ilvl w:val="0"/>
                <w:numId w:val="45"/>
              </w:numPr>
              <w:rPr>
                <w:ins w:id="120" w:author="Basso, Marta" w:date="2025-01-09T09:22:00Z" w16du:dateUtc="2025-01-09T17:22:00Z"/>
                <w:b/>
                <w:bCs/>
                <w:rPrChange w:id="121" w:author="Basso, Marta" w:date="2025-01-09T09:22:00Z" w16du:dateUtc="2025-01-09T17:22:00Z">
                  <w:rPr>
                    <w:ins w:id="122" w:author="Basso, Marta" w:date="2025-01-09T09:22:00Z" w16du:dateUtc="2025-01-09T17:22:00Z"/>
                  </w:rPr>
                </w:rPrChange>
              </w:rPr>
            </w:pPr>
            <w:commentRangeStart w:id="123"/>
            <w:commentRangeStart w:id="124"/>
            <w:ins w:id="125" w:author="Basso, Marta" w:date="2024-12-27T11:31:00Z" w16du:dateUtc="2024-12-27T19:31:00Z">
              <w:r>
                <w:t>Hammer</w:t>
              </w:r>
            </w:ins>
            <w:commentRangeEnd w:id="123"/>
            <w:r w:rsidR="00C4213A">
              <w:rPr>
                <w:rStyle w:val="CommentReference"/>
              </w:rPr>
              <w:commentReference w:id="123"/>
            </w:r>
            <w:commentRangeEnd w:id="124"/>
            <w:r w:rsidR="001B7495">
              <w:rPr>
                <w:rStyle w:val="CommentReference"/>
              </w:rPr>
              <w:commentReference w:id="124"/>
            </w:r>
          </w:p>
          <w:p w14:paraId="35C67588" w14:textId="0D99BB2B" w:rsidR="001B7495" w:rsidRPr="004758F7" w:rsidRDefault="001B7495" w:rsidP="004758F7">
            <w:pPr>
              <w:pStyle w:val="ListParagraph"/>
              <w:numPr>
                <w:ilvl w:val="0"/>
                <w:numId w:val="45"/>
              </w:numPr>
              <w:rPr>
                <w:ins w:id="126" w:author="Basso, Marta" w:date="2024-12-27T11:31:00Z" w16du:dateUtc="2024-12-27T19:31:00Z"/>
                <w:b/>
                <w:bCs/>
                <w:rPrChange w:id="127" w:author="Basso, Marta" w:date="2024-12-27T11:31:00Z" w16du:dateUtc="2024-12-27T19:31:00Z">
                  <w:rPr>
                    <w:ins w:id="128" w:author="Basso, Marta" w:date="2024-12-27T11:31:00Z" w16du:dateUtc="2024-12-27T19:31:00Z"/>
                  </w:rPr>
                </w:rPrChange>
              </w:rPr>
            </w:pPr>
            <w:ins w:id="129" w:author="Basso, Marta" w:date="2025-01-09T09:23:00Z" w16du:dateUtc="2025-01-09T17:23:00Z">
              <w:r>
                <w:t xml:space="preserve">Screws </w:t>
              </w:r>
            </w:ins>
          </w:p>
          <w:p w14:paraId="7A767E96" w14:textId="254C61A0" w:rsidR="004758F7" w:rsidRPr="004758F7" w:rsidRDefault="004758F7" w:rsidP="004758F7">
            <w:pPr>
              <w:pStyle w:val="ListParagraph"/>
              <w:numPr>
                <w:ilvl w:val="0"/>
                <w:numId w:val="45"/>
              </w:numPr>
              <w:rPr>
                <w:ins w:id="130" w:author="Basso, Marta" w:date="2024-12-27T11:33:00Z" w16du:dateUtc="2024-12-27T19:33:00Z"/>
                <w:b/>
                <w:bCs/>
                <w:rPrChange w:id="131" w:author="Basso, Marta" w:date="2024-12-27T11:33:00Z" w16du:dateUtc="2024-12-27T19:33:00Z">
                  <w:rPr>
                    <w:ins w:id="132" w:author="Basso, Marta" w:date="2024-12-27T11:33:00Z" w16du:dateUtc="2024-12-27T19:33:00Z"/>
                  </w:rPr>
                </w:rPrChange>
              </w:rPr>
            </w:pPr>
            <w:ins w:id="133" w:author="Basso, Marta" w:date="2024-12-27T11:32:00Z" w16du:dateUtc="2024-12-27T19:32:00Z">
              <w:del w:id="134" w:author="Cole, Ryan P" w:date="2025-01-07T09:30:00Z" w16du:dateUtc="2025-01-07T17:30:00Z">
                <w:r w:rsidDel="00B401EF">
                  <w:delText>Hammer d</w:delText>
                </w:r>
              </w:del>
            </w:ins>
            <w:ins w:id="135" w:author="Cole, Ryan P" w:date="2025-01-07T09:30:00Z" w16du:dateUtc="2025-01-07T17:30:00Z">
              <w:r w:rsidR="00B401EF">
                <w:t>Wood drill bits</w:t>
              </w:r>
            </w:ins>
            <w:ins w:id="136" w:author="Basso, Marta" w:date="2024-12-27T11:32:00Z" w16du:dateUtc="2024-12-27T19:32:00Z">
              <w:del w:id="137" w:author="Cole, Ryan P" w:date="2025-01-07T09:30:00Z" w16du:dateUtc="2025-01-07T17:30:00Z">
                <w:r w:rsidDel="00B401EF">
                  <w:delText>rill kit for wood</w:delText>
                </w:r>
              </w:del>
            </w:ins>
          </w:p>
          <w:p w14:paraId="73D27891" w14:textId="2D2FBC2F" w:rsidR="004758F7" w:rsidRPr="004758F7" w:rsidRDefault="004758F7" w:rsidP="004758F7">
            <w:pPr>
              <w:pStyle w:val="ListParagraph"/>
              <w:numPr>
                <w:ilvl w:val="0"/>
                <w:numId w:val="45"/>
              </w:numPr>
              <w:rPr>
                <w:ins w:id="138" w:author="Basso, Marta" w:date="2024-12-27T11:32:00Z" w16du:dateUtc="2024-12-27T19:32:00Z"/>
                <w:b/>
                <w:bCs/>
                <w:rPrChange w:id="139" w:author="Basso, Marta" w:date="2024-12-27T11:32:00Z" w16du:dateUtc="2024-12-27T19:32:00Z">
                  <w:rPr>
                    <w:ins w:id="140" w:author="Basso, Marta" w:date="2024-12-27T11:32:00Z" w16du:dateUtc="2024-12-27T19:32:00Z"/>
                  </w:rPr>
                </w:rPrChange>
              </w:rPr>
            </w:pPr>
            <w:ins w:id="141" w:author="Basso, Marta" w:date="2024-12-27T11:33:00Z" w16du:dateUtc="2024-12-27T19:33:00Z">
              <w:r>
                <w:t>Spirit level</w:t>
              </w:r>
            </w:ins>
          </w:p>
          <w:p w14:paraId="21CB9A3D" w14:textId="177E51F7" w:rsidR="004758F7" w:rsidRPr="00E97020" w:rsidRDefault="004758F7" w:rsidP="004758F7">
            <w:pPr>
              <w:pStyle w:val="ListParagraph"/>
              <w:numPr>
                <w:ilvl w:val="0"/>
                <w:numId w:val="45"/>
              </w:numPr>
              <w:rPr>
                <w:ins w:id="142" w:author="Basso, Marta" w:date="2024-12-27T11:32:00Z" w16du:dateUtc="2024-12-27T19:32:00Z"/>
                <w:b/>
                <w:bCs/>
              </w:rPr>
            </w:pPr>
            <w:commentRangeStart w:id="143"/>
            <w:commentRangeStart w:id="144"/>
            <w:ins w:id="145" w:author="Basso, Marta" w:date="2024-12-27T11:32:00Z" w16du:dateUtc="2024-12-27T19:32:00Z">
              <w:del w:id="146" w:author="Cole, Ryan P" w:date="2025-01-07T09:34:00Z" w16du:dateUtc="2025-01-07T17:34:00Z">
                <w:r w:rsidDel="00C4213A">
                  <w:delText>Coin</w:delText>
                </w:r>
              </w:del>
            </w:ins>
            <w:ins w:id="147" w:author="Cole, Ryan P" w:date="2025-01-07T09:34:00Z" w16du:dateUtc="2025-01-07T17:34:00Z">
              <w:r w:rsidR="00C4213A">
                <w:t>Coin</w:t>
              </w:r>
            </w:ins>
            <w:ins w:id="148" w:author="Basso, Marta" w:date="2024-12-27T11:32:00Z" w16du:dateUtc="2024-12-27T19:32:00Z">
              <w:r>
                <w:t xml:space="preserve"> cell battery</w:t>
              </w:r>
            </w:ins>
            <w:commentRangeEnd w:id="143"/>
            <w:r w:rsidR="00C4213A">
              <w:rPr>
                <w:rStyle w:val="CommentReference"/>
              </w:rPr>
              <w:commentReference w:id="143"/>
            </w:r>
            <w:commentRangeEnd w:id="144"/>
            <w:r w:rsidR="001B7495">
              <w:rPr>
                <w:rStyle w:val="CommentReference"/>
              </w:rPr>
              <w:commentReference w:id="144"/>
            </w:r>
            <w:ins w:id="149" w:author="Basso, Marta" w:date="2025-01-14T08:41:00Z" w16du:dateUtc="2025-01-14T16:41:00Z">
              <w:r w:rsidR="00797E03">
                <w:t xml:space="preserve"> -CR2032</w:t>
              </w:r>
            </w:ins>
          </w:p>
          <w:p w14:paraId="22563F34" w14:textId="765149BF" w:rsidR="004758F7" w:rsidRPr="004758F7" w:rsidRDefault="004758F7" w:rsidP="004758F7">
            <w:pPr>
              <w:pStyle w:val="ListParagraph"/>
              <w:numPr>
                <w:ilvl w:val="0"/>
                <w:numId w:val="45"/>
              </w:numPr>
              <w:rPr>
                <w:ins w:id="150" w:author="Basso, Marta" w:date="2024-12-27T11:31:00Z" w16du:dateUtc="2024-12-27T19:31:00Z"/>
                <w:b/>
                <w:bCs/>
                <w:rPrChange w:id="151" w:author="Basso, Marta" w:date="2024-12-27T11:33:00Z" w16du:dateUtc="2024-12-27T19:33:00Z">
                  <w:rPr>
                    <w:ins w:id="152" w:author="Basso, Marta" w:date="2024-12-27T11:31:00Z" w16du:dateUtc="2024-12-27T19:31:00Z"/>
                  </w:rPr>
                </w:rPrChange>
              </w:rPr>
            </w:pPr>
            <w:ins w:id="153" w:author="Basso, Marta" w:date="2024-12-27T11:32:00Z" w16du:dateUtc="2024-12-27T19:32:00Z">
              <w:r>
                <w:t>Small screwdriver for battery replacement</w:t>
              </w:r>
            </w:ins>
          </w:p>
          <w:p w14:paraId="0890E491" w14:textId="2A348931" w:rsidR="00FE22DA" w:rsidRPr="004758F7" w:rsidRDefault="00413A2A" w:rsidP="004758F7">
            <w:pPr>
              <w:pStyle w:val="ListParagraph"/>
              <w:numPr>
                <w:ilvl w:val="0"/>
                <w:numId w:val="45"/>
              </w:numPr>
              <w:rPr>
                <w:ins w:id="154" w:author="Basso, Marta" w:date="2024-12-27T11:34:00Z" w16du:dateUtc="2024-12-27T19:34:00Z"/>
                <w:b/>
                <w:bCs/>
                <w:rPrChange w:id="155" w:author="Basso, Marta" w:date="2024-12-27T11:34:00Z" w16du:dateUtc="2024-12-27T19:34:00Z">
                  <w:rPr>
                    <w:ins w:id="156" w:author="Basso, Marta" w:date="2024-12-27T11:34:00Z" w16du:dateUtc="2024-12-27T19:34:00Z"/>
                    <w:bCs/>
                  </w:rPr>
                </w:rPrChange>
              </w:rPr>
            </w:pPr>
            <w:r w:rsidRPr="004758F7">
              <w:rPr>
                <w:bCs/>
              </w:rPr>
              <w:t>Cable for readout (when bottle</w:t>
            </w:r>
            <w:ins w:id="157" w:author="Cole, Ryan P" w:date="2025-01-07T09:29:00Z" w16du:dateUtc="2025-01-07T17:29:00Z">
              <w:r w:rsidR="00B401EF">
                <w:rPr>
                  <w:bCs/>
                </w:rPr>
                <w:t>s</w:t>
              </w:r>
            </w:ins>
            <w:del w:id="158" w:author="Cole, Ryan P" w:date="2025-01-07T09:29:00Z" w16du:dateUtc="2025-01-07T17:29:00Z">
              <w:r w:rsidRPr="004758F7" w:rsidDel="00B401EF">
                <w:rPr>
                  <w:bCs/>
                </w:rPr>
                <w:delText>d</w:delText>
              </w:r>
            </w:del>
            <w:r w:rsidRPr="004758F7">
              <w:rPr>
                <w:bCs/>
              </w:rPr>
              <w:t xml:space="preserve"> are retrieved)</w:t>
            </w:r>
          </w:p>
          <w:p w14:paraId="6C7684F2" w14:textId="77777777" w:rsidR="004758F7" w:rsidRDefault="004758F7" w:rsidP="004758F7">
            <w:pPr>
              <w:rPr>
                <w:ins w:id="159" w:author="Basso, Marta" w:date="2024-12-27T11:34:00Z" w16du:dateUtc="2024-12-27T19:34:00Z"/>
                <w:b/>
                <w:bCs/>
              </w:rPr>
            </w:pPr>
          </w:p>
          <w:p w14:paraId="3C39FED2" w14:textId="77777777" w:rsidR="004758F7" w:rsidRPr="008802A1" w:rsidRDefault="004758F7" w:rsidP="004758F7">
            <w:pPr>
              <w:rPr>
                <w:ins w:id="160" w:author="Basso, Marta" w:date="2024-12-27T11:34:00Z" w16du:dateUtc="2024-12-27T19:34:00Z"/>
                <w:b/>
                <w:bCs/>
              </w:rPr>
            </w:pPr>
            <w:ins w:id="161" w:author="Basso, Marta" w:date="2024-12-27T11:34:00Z" w16du:dateUtc="2024-12-27T19:34:00Z">
              <w:r w:rsidRPr="008802A1">
                <w:rPr>
                  <w:b/>
                  <w:bCs/>
                </w:rPr>
                <w:t>Miscellaneous:</w:t>
              </w:r>
            </w:ins>
          </w:p>
          <w:p w14:paraId="17F19416" w14:textId="0B76A6B1" w:rsidR="004758F7" w:rsidRDefault="004758F7" w:rsidP="004758F7">
            <w:pPr>
              <w:pStyle w:val="ListParagraph"/>
              <w:numPr>
                <w:ilvl w:val="0"/>
                <w:numId w:val="8"/>
              </w:numPr>
              <w:rPr>
                <w:ins w:id="162" w:author="Basso, Marta" w:date="2024-12-27T11:50:00Z" w16du:dateUtc="2024-12-27T19:50:00Z"/>
              </w:rPr>
            </w:pPr>
            <w:ins w:id="163" w:author="Basso, Marta" w:date="2024-12-27T11:34:00Z" w16du:dateUtc="2024-12-27T19:34:00Z">
              <w:r>
                <w:t>Keys</w:t>
              </w:r>
            </w:ins>
          </w:p>
          <w:p w14:paraId="68196150" w14:textId="4228D1AA" w:rsidR="008740BC" w:rsidRDefault="008740BC" w:rsidP="004758F7">
            <w:pPr>
              <w:pStyle w:val="ListParagraph"/>
              <w:numPr>
                <w:ilvl w:val="0"/>
                <w:numId w:val="8"/>
              </w:numPr>
              <w:rPr>
                <w:ins w:id="164" w:author="Cole, Ryan P" w:date="2025-01-07T09:34:00Z" w16du:dateUtc="2025-01-07T17:34:00Z"/>
              </w:rPr>
            </w:pPr>
            <w:ins w:id="165" w:author="Basso, Marta" w:date="2024-12-27T11:53:00Z" w16du:dateUtc="2024-12-27T19:53:00Z">
              <w:r>
                <w:t>Nitrile g</w:t>
              </w:r>
            </w:ins>
            <w:ins w:id="166" w:author="Basso, Marta" w:date="2024-12-27T11:50:00Z" w16du:dateUtc="2024-12-27T19:50:00Z">
              <w:r>
                <w:t>loves</w:t>
              </w:r>
            </w:ins>
          </w:p>
          <w:p w14:paraId="2391D434" w14:textId="09DE4828" w:rsidR="00C4213A" w:rsidRDefault="00C4213A" w:rsidP="004758F7">
            <w:pPr>
              <w:pStyle w:val="ListParagraph"/>
              <w:numPr>
                <w:ilvl w:val="0"/>
                <w:numId w:val="8"/>
              </w:numPr>
              <w:rPr>
                <w:ins w:id="167" w:author="Basso, Marta" w:date="2024-12-27T11:34:00Z" w16du:dateUtc="2024-12-27T19:34:00Z"/>
              </w:rPr>
            </w:pPr>
            <w:proofErr w:type="spellStart"/>
            <w:ins w:id="168" w:author="Cole, Ryan P" w:date="2025-01-07T09:34:00Z" w16du:dateUtc="2025-01-07T17:34:00Z">
              <w:r>
                <w:t>Extendo</w:t>
              </w:r>
              <w:proofErr w:type="spellEnd"/>
              <w:r>
                <w:t xml:space="preserve"> Sampler</w:t>
              </w:r>
            </w:ins>
          </w:p>
          <w:p w14:paraId="29CAC2A5" w14:textId="77777777" w:rsidR="004758F7" w:rsidRDefault="004758F7" w:rsidP="004758F7">
            <w:pPr>
              <w:pStyle w:val="ListParagraph"/>
              <w:numPr>
                <w:ilvl w:val="0"/>
                <w:numId w:val="8"/>
              </w:numPr>
              <w:rPr>
                <w:ins w:id="169" w:author="Basso, Marta" w:date="2024-12-27T11:34:00Z" w16du:dateUtc="2024-12-27T19:34:00Z"/>
              </w:rPr>
            </w:pPr>
            <w:ins w:id="170" w:author="Basso, Marta" w:date="2024-12-27T11:34:00Z" w16du:dateUtc="2024-12-27T19:34:00Z">
              <w:r>
                <w:t>Waders and/or boots-rubber boots</w:t>
              </w:r>
            </w:ins>
          </w:p>
          <w:p w14:paraId="629A05B0" w14:textId="7EDA878C" w:rsidR="004758F7" w:rsidDel="00B401EF" w:rsidRDefault="004758F7" w:rsidP="004758F7">
            <w:pPr>
              <w:pStyle w:val="ListParagraph"/>
              <w:numPr>
                <w:ilvl w:val="0"/>
                <w:numId w:val="8"/>
              </w:numPr>
              <w:rPr>
                <w:ins w:id="171" w:author="Basso, Marta" w:date="2024-12-27T11:34:00Z" w16du:dateUtc="2024-12-27T19:34:00Z"/>
                <w:del w:id="172" w:author="Cole, Ryan P" w:date="2025-01-07T09:28:00Z" w16du:dateUtc="2025-01-07T17:28:00Z"/>
              </w:rPr>
            </w:pPr>
            <w:ins w:id="173" w:author="Basso, Marta" w:date="2024-12-27T11:34:00Z" w16du:dateUtc="2024-12-27T19:34:00Z">
              <w:del w:id="174" w:author="Cole, Ryan P" w:date="2025-01-07T09:28:00Z" w16du:dateUtc="2025-01-07T17:28:00Z">
                <w:r w:rsidDel="00B401EF">
                  <w:delText xml:space="preserve">Sonde case </w:delText>
                </w:r>
              </w:del>
            </w:ins>
          </w:p>
          <w:p w14:paraId="49D9114C" w14:textId="63A57F2B" w:rsidR="004758F7" w:rsidDel="00B401EF" w:rsidRDefault="004758F7" w:rsidP="004758F7">
            <w:pPr>
              <w:pStyle w:val="ListParagraph"/>
              <w:numPr>
                <w:ilvl w:val="0"/>
                <w:numId w:val="8"/>
              </w:numPr>
              <w:rPr>
                <w:ins w:id="175" w:author="Basso, Marta" w:date="2024-12-27T11:34:00Z" w16du:dateUtc="2024-12-27T19:34:00Z"/>
                <w:del w:id="176" w:author="Cole, Ryan P" w:date="2025-01-07T09:28:00Z" w16du:dateUtc="2025-01-07T17:28:00Z"/>
              </w:rPr>
            </w:pPr>
            <w:ins w:id="177" w:author="Basso, Marta" w:date="2024-12-27T11:34:00Z" w16du:dateUtc="2024-12-27T19:34:00Z">
              <w:del w:id="178" w:author="Cole, Ryan P" w:date="2025-01-07T09:28:00Z" w16du:dateUtc="2025-01-07T17:28:00Z">
                <w:r w:rsidDel="00B401EF">
                  <w:delText>Sonde wrench</w:delText>
                </w:r>
              </w:del>
            </w:ins>
          </w:p>
          <w:p w14:paraId="27795AB7" w14:textId="77777777" w:rsidR="004758F7" w:rsidRDefault="004758F7" w:rsidP="004758F7">
            <w:pPr>
              <w:pStyle w:val="ListParagraph"/>
              <w:numPr>
                <w:ilvl w:val="0"/>
                <w:numId w:val="8"/>
              </w:numPr>
              <w:rPr>
                <w:ins w:id="179" w:author="Basso, Marta" w:date="2024-12-27T11:34:00Z" w16du:dateUtc="2024-12-27T19:34:00Z"/>
                <w:lang w:val="en-GB"/>
              </w:rPr>
            </w:pPr>
            <w:ins w:id="180" w:author="Basso, Marta" w:date="2024-12-27T11:34:00Z" w16du:dateUtc="2024-12-27T19:34:00Z">
              <w:r w:rsidRPr="00432A90">
                <w:rPr>
                  <w:lang w:val="en-GB"/>
                </w:rPr>
                <w:t>Knife</w:t>
              </w:r>
            </w:ins>
          </w:p>
          <w:p w14:paraId="62E55D57" w14:textId="21B71CA4" w:rsidR="004758F7" w:rsidRPr="004758F7" w:rsidRDefault="004758F7" w:rsidP="004758F7">
            <w:pPr>
              <w:pStyle w:val="ListParagraph"/>
              <w:numPr>
                <w:ilvl w:val="0"/>
                <w:numId w:val="8"/>
              </w:numPr>
              <w:rPr>
                <w:ins w:id="181" w:author="Basso, Marta" w:date="2024-12-27T11:34:00Z" w16du:dateUtc="2024-12-27T19:34:00Z"/>
              </w:rPr>
            </w:pPr>
            <w:ins w:id="182" w:author="Basso, Marta" w:date="2024-12-27T11:34:00Z" w16du:dateUtc="2024-12-27T19:34:00Z">
              <w:r>
                <w:t>Duct tape</w:t>
              </w:r>
            </w:ins>
          </w:p>
          <w:p w14:paraId="143AAFF8" w14:textId="77777777" w:rsidR="004758F7" w:rsidRDefault="004758F7" w:rsidP="004758F7">
            <w:pPr>
              <w:pStyle w:val="ListParagraph"/>
              <w:numPr>
                <w:ilvl w:val="0"/>
                <w:numId w:val="8"/>
              </w:numPr>
              <w:rPr>
                <w:ins w:id="183" w:author="Basso, Marta" w:date="2024-12-27T11:34:00Z" w16du:dateUtc="2024-12-27T19:34:00Z"/>
              </w:rPr>
            </w:pPr>
            <w:ins w:id="184" w:author="Basso, Marta" w:date="2024-12-27T11:34:00Z" w16du:dateUtc="2024-12-27T19:34:00Z">
              <w:r>
                <w:t>Tablet with georeferenced maps</w:t>
              </w:r>
            </w:ins>
          </w:p>
          <w:p w14:paraId="2A7D7D02" w14:textId="77777777" w:rsidR="004758F7" w:rsidRDefault="004758F7" w:rsidP="004758F7">
            <w:pPr>
              <w:pStyle w:val="ListParagraph"/>
              <w:numPr>
                <w:ilvl w:val="0"/>
                <w:numId w:val="8"/>
              </w:numPr>
              <w:rPr>
                <w:ins w:id="185" w:author="Basso, Marta" w:date="2024-12-27T11:34:00Z" w16du:dateUtc="2024-12-27T19:34:00Z"/>
              </w:rPr>
            </w:pPr>
            <w:ins w:id="186" w:author="Basso, Marta" w:date="2024-12-27T11:34:00Z" w16du:dateUtc="2024-12-27T19:34:00Z">
              <w:r>
                <w:t>Paper maps</w:t>
              </w:r>
            </w:ins>
          </w:p>
          <w:p w14:paraId="2B318D3F" w14:textId="77777777" w:rsidR="004758F7" w:rsidRDefault="004758F7" w:rsidP="004758F7">
            <w:pPr>
              <w:pStyle w:val="ListParagraph"/>
              <w:numPr>
                <w:ilvl w:val="0"/>
                <w:numId w:val="8"/>
              </w:numPr>
              <w:rPr>
                <w:ins w:id="187" w:author="Basso, Marta" w:date="2024-12-27T11:34:00Z" w16du:dateUtc="2024-12-27T19:34:00Z"/>
              </w:rPr>
            </w:pPr>
            <w:ins w:id="188" w:author="Basso, Marta" w:date="2024-12-27T11:34:00Z" w16du:dateUtc="2024-12-27T19:34:00Z">
              <w:r>
                <w:t>Permits, permissions, contact info</w:t>
              </w:r>
            </w:ins>
          </w:p>
          <w:p w14:paraId="2704635C" w14:textId="77777777" w:rsidR="004758F7" w:rsidRDefault="004758F7" w:rsidP="004758F7">
            <w:pPr>
              <w:pStyle w:val="ListParagraph"/>
              <w:numPr>
                <w:ilvl w:val="0"/>
                <w:numId w:val="8"/>
              </w:numPr>
              <w:rPr>
                <w:ins w:id="189" w:author="Basso, Marta" w:date="2024-12-27T11:34:00Z" w16du:dateUtc="2024-12-27T19:34:00Z"/>
              </w:rPr>
            </w:pPr>
            <w:ins w:id="190" w:author="Basso, Marta" w:date="2024-12-27T11:34:00Z" w16du:dateUtc="2024-12-27T19:34:00Z">
              <w:r>
                <w:t>Colorful ribbon for marking</w:t>
              </w:r>
            </w:ins>
          </w:p>
          <w:p w14:paraId="6E64801C" w14:textId="77777777" w:rsidR="004758F7" w:rsidRDefault="004758F7" w:rsidP="004758F7">
            <w:pPr>
              <w:pStyle w:val="ListParagraph"/>
              <w:numPr>
                <w:ilvl w:val="0"/>
                <w:numId w:val="8"/>
              </w:numPr>
              <w:rPr>
                <w:ins w:id="191" w:author="Basso, Marta" w:date="2024-12-27T11:34:00Z" w16du:dateUtc="2024-12-27T19:34:00Z"/>
                <w:lang w:val="en-GB"/>
              </w:rPr>
            </w:pPr>
            <w:ins w:id="192" w:author="Basso, Marta" w:date="2024-12-27T11:34:00Z" w16du:dateUtc="2024-12-27T19:34:00Z">
              <w:r w:rsidRPr="00432A90">
                <w:rPr>
                  <w:lang w:val="en-GB"/>
                </w:rPr>
                <w:t>Field notebooks</w:t>
              </w:r>
            </w:ins>
          </w:p>
          <w:p w14:paraId="20939B26" w14:textId="77777777" w:rsidR="004758F7" w:rsidRDefault="004758F7" w:rsidP="004758F7">
            <w:pPr>
              <w:pStyle w:val="ListParagraph"/>
              <w:numPr>
                <w:ilvl w:val="0"/>
                <w:numId w:val="8"/>
              </w:numPr>
              <w:rPr>
                <w:ins w:id="193" w:author="Basso, Marta" w:date="2024-12-27T11:34:00Z" w16du:dateUtc="2024-12-27T19:34:00Z"/>
                <w:lang w:val="en-GB"/>
              </w:rPr>
            </w:pPr>
            <w:ins w:id="194" w:author="Basso, Marta" w:date="2024-12-27T11:34:00Z" w16du:dateUtc="2024-12-27T19:34:00Z">
              <w:r>
                <w:rPr>
                  <w:lang w:val="en-GB"/>
                </w:rPr>
                <w:t>Field forms</w:t>
              </w:r>
            </w:ins>
          </w:p>
          <w:p w14:paraId="59B3C6B6" w14:textId="046C5D43" w:rsidR="004758F7" w:rsidRDefault="004758F7" w:rsidP="004758F7">
            <w:pPr>
              <w:pStyle w:val="ListParagraph"/>
              <w:numPr>
                <w:ilvl w:val="0"/>
                <w:numId w:val="8"/>
              </w:numPr>
              <w:rPr>
                <w:ins w:id="195" w:author="Basso, Marta" w:date="2024-12-27T11:34:00Z" w16du:dateUtc="2024-12-27T19:34:00Z"/>
                <w:lang w:val="en-GB"/>
              </w:rPr>
            </w:pPr>
            <w:ins w:id="196" w:author="Basso, Marta" w:date="2024-12-27T11:34:00Z" w16du:dateUtc="2024-12-27T19:34:00Z">
              <w:r>
                <w:rPr>
                  <w:lang w:val="en-GB"/>
                </w:rPr>
                <w:t xml:space="preserve">Extra </w:t>
              </w:r>
              <w:del w:id="197" w:author="Cole, Ryan P" w:date="2025-01-07T09:29:00Z" w16du:dateUtc="2025-01-07T17:29:00Z">
                <w:r w:rsidDel="00B401EF">
                  <w:rPr>
                    <w:lang w:val="en-GB"/>
                  </w:rPr>
                  <w:delText>rain on paper</w:delText>
                </w:r>
              </w:del>
            </w:ins>
            <w:ins w:id="198" w:author="Cole, Ryan P" w:date="2025-01-07T09:29:00Z" w16du:dateUtc="2025-01-07T17:29:00Z">
              <w:r w:rsidR="00B401EF">
                <w:rPr>
                  <w:lang w:val="en-GB"/>
                </w:rPr>
                <w:t>Write-in-Rain paper</w:t>
              </w:r>
            </w:ins>
          </w:p>
          <w:p w14:paraId="60DB2003" w14:textId="63DD90D0" w:rsidR="004758F7" w:rsidRPr="00CE09AE" w:rsidRDefault="004758F7" w:rsidP="004758F7">
            <w:pPr>
              <w:pStyle w:val="ListParagraph"/>
              <w:numPr>
                <w:ilvl w:val="0"/>
                <w:numId w:val="8"/>
              </w:numPr>
              <w:rPr>
                <w:ins w:id="199" w:author="Basso, Marta" w:date="2024-12-27T11:34:00Z" w16du:dateUtc="2024-12-27T19:34:00Z"/>
              </w:rPr>
            </w:pPr>
            <w:ins w:id="200" w:author="Basso, Marta" w:date="2024-12-27T11:34:00Z" w16du:dateUtc="2024-12-27T19:34:00Z">
              <w:del w:id="201" w:author="Cole, Ryan P" w:date="2025-01-07T09:29:00Z" w16du:dateUtc="2025-01-07T17:29:00Z">
                <w:r w:rsidDel="00B401EF">
                  <w:delText>Washi l</w:delText>
                </w:r>
              </w:del>
            </w:ins>
            <w:ins w:id="202" w:author="Cole, Ryan P" w:date="2025-01-07T09:29:00Z" w16du:dateUtc="2025-01-07T17:29:00Z">
              <w:r w:rsidR="00B401EF">
                <w:t>L</w:t>
              </w:r>
            </w:ins>
            <w:ins w:id="203" w:author="Basso, Marta" w:date="2024-12-27T11:34:00Z" w16du:dateUtc="2024-12-27T19:34:00Z">
              <w:r>
                <w:t xml:space="preserve">abeling tape </w:t>
              </w:r>
            </w:ins>
          </w:p>
          <w:p w14:paraId="1E3512E4" w14:textId="1605B5C4" w:rsidR="004758F7" w:rsidRDefault="004758F7" w:rsidP="004758F7">
            <w:pPr>
              <w:pStyle w:val="ListParagraph"/>
              <w:numPr>
                <w:ilvl w:val="0"/>
                <w:numId w:val="8"/>
              </w:numPr>
              <w:rPr>
                <w:ins w:id="204" w:author="Basso, Marta" w:date="2024-12-27T11:34:00Z" w16du:dateUtc="2024-12-27T19:34:00Z"/>
                <w:lang w:val="en-GB"/>
              </w:rPr>
            </w:pPr>
            <w:ins w:id="205" w:author="Basso, Marta" w:date="2024-12-27T11:34:00Z" w16du:dateUtc="2024-12-27T19:34:00Z">
              <w:r w:rsidRPr="00432A90">
                <w:rPr>
                  <w:lang w:val="en-GB"/>
                </w:rPr>
                <w:t>Sharpies</w:t>
              </w:r>
            </w:ins>
            <w:ins w:id="206" w:author="Basso, Marta" w:date="2024-12-27T11:36:00Z" w16du:dateUtc="2024-12-27T19:36:00Z">
              <w:r w:rsidR="00E53A61">
                <w:rPr>
                  <w:lang w:val="en-GB"/>
                </w:rPr>
                <w:t xml:space="preserve"> and pencils</w:t>
              </w:r>
            </w:ins>
          </w:p>
          <w:p w14:paraId="75226A40" w14:textId="77777777" w:rsidR="004758F7" w:rsidRPr="00CE09AE" w:rsidRDefault="004758F7" w:rsidP="004758F7">
            <w:pPr>
              <w:pStyle w:val="ListParagraph"/>
              <w:numPr>
                <w:ilvl w:val="0"/>
                <w:numId w:val="8"/>
              </w:numPr>
              <w:rPr>
                <w:ins w:id="207" w:author="Basso, Marta" w:date="2024-12-27T11:34:00Z" w16du:dateUtc="2024-12-27T19:34:00Z"/>
              </w:rPr>
            </w:pPr>
            <w:proofErr w:type="gramStart"/>
            <w:ins w:id="208" w:author="Basso, Marta" w:date="2024-12-27T11:34:00Z" w16du:dateUtc="2024-12-27T19:34:00Z">
              <w:r>
                <w:t>Tool box</w:t>
              </w:r>
              <w:proofErr w:type="gramEnd"/>
            </w:ins>
          </w:p>
          <w:p w14:paraId="445306A5" w14:textId="77777777" w:rsidR="004758F7" w:rsidRDefault="004758F7" w:rsidP="004758F7">
            <w:pPr>
              <w:pStyle w:val="ListParagraph"/>
              <w:numPr>
                <w:ilvl w:val="0"/>
                <w:numId w:val="8"/>
              </w:numPr>
              <w:rPr>
                <w:ins w:id="209" w:author="Basso, Marta" w:date="2024-12-27T11:34:00Z" w16du:dateUtc="2024-12-27T19:34:00Z"/>
              </w:rPr>
            </w:pPr>
            <w:ins w:id="210" w:author="Basso, Marta" w:date="2024-12-27T11:34:00Z" w16du:dateUtc="2024-12-27T19:34:00Z">
              <w:r>
                <w:t>Pulaski, shovel, saw (for clearing debris off road. Required during fire season).</w:t>
              </w:r>
            </w:ins>
          </w:p>
          <w:p w14:paraId="4032C946" w14:textId="5A0C4D2F" w:rsidR="004758F7" w:rsidRDefault="004758F7" w:rsidP="004758F7">
            <w:pPr>
              <w:pStyle w:val="ListParagraph"/>
              <w:numPr>
                <w:ilvl w:val="0"/>
                <w:numId w:val="8"/>
              </w:numPr>
              <w:spacing w:after="160" w:line="259" w:lineRule="auto"/>
              <w:rPr>
                <w:ins w:id="211" w:author="Basso, Marta" w:date="2024-12-27T11:34:00Z" w16du:dateUtc="2024-12-27T19:34:00Z"/>
              </w:rPr>
            </w:pPr>
            <w:ins w:id="212" w:author="Basso, Marta" w:date="2024-12-27T11:34:00Z" w16du:dateUtc="2024-12-27T19:34:00Z">
              <w:r>
                <w:t>Water pump backpack (summer field work)</w:t>
              </w:r>
            </w:ins>
          </w:p>
          <w:p w14:paraId="6471D8B2" w14:textId="3DEDC404" w:rsidR="004758F7" w:rsidRPr="004758F7" w:rsidRDefault="004758F7">
            <w:pPr>
              <w:pStyle w:val="ListParagraph"/>
              <w:numPr>
                <w:ilvl w:val="0"/>
                <w:numId w:val="8"/>
              </w:numPr>
              <w:rPr>
                <w:ins w:id="213" w:author="Basso, Marta" w:date="2024-12-27T11:34:00Z" w16du:dateUtc="2024-12-27T19:34:00Z"/>
              </w:rPr>
              <w:pPrChange w:id="214" w:author="Basso, Marta" w:date="2024-12-27T11:34:00Z" w16du:dateUtc="2024-12-27T19:34:00Z">
                <w:pPr/>
              </w:pPrChange>
            </w:pPr>
            <w:proofErr w:type="gramStart"/>
            <w:ins w:id="215" w:author="Basso, Marta" w:date="2024-12-27T11:34:00Z" w16du:dateUtc="2024-12-27T19:34:00Z">
              <w:r>
                <w:t>5 gallon</w:t>
              </w:r>
              <w:proofErr w:type="gramEnd"/>
              <w:r>
                <w:t xml:space="preserve"> jug filled with potable water (summer field work)</w:t>
              </w:r>
            </w:ins>
          </w:p>
          <w:p w14:paraId="5A3C5414" w14:textId="40B8E998" w:rsidR="004758F7" w:rsidRPr="004758F7" w:rsidDel="00E53A61" w:rsidRDefault="004758F7">
            <w:pPr>
              <w:rPr>
                <w:del w:id="216" w:author="Basso, Marta" w:date="2024-12-27T11:36:00Z" w16du:dateUtc="2024-12-27T19:36:00Z"/>
                <w:b/>
                <w:bCs/>
                <w:rPrChange w:id="217" w:author="Basso, Marta" w:date="2024-12-27T11:34:00Z" w16du:dateUtc="2024-12-27T19:34:00Z">
                  <w:rPr>
                    <w:del w:id="218" w:author="Basso, Marta" w:date="2024-12-27T11:36:00Z" w16du:dateUtc="2024-12-27T19:36:00Z"/>
                  </w:rPr>
                </w:rPrChange>
              </w:rPr>
              <w:pPrChange w:id="219" w:author="Basso, Marta" w:date="2024-12-27T11:34:00Z" w16du:dateUtc="2024-12-27T19:34:00Z">
                <w:pPr>
                  <w:pStyle w:val="ListParagraph"/>
                  <w:numPr>
                    <w:numId w:val="45"/>
                  </w:numPr>
                  <w:ind w:hanging="360"/>
                </w:pPr>
              </w:pPrChange>
            </w:pPr>
          </w:p>
          <w:p w14:paraId="6CE5A586" w14:textId="77777777" w:rsidR="00E53A61" w:rsidRDefault="00E53A61" w:rsidP="004758F7">
            <w:pPr>
              <w:rPr>
                <w:ins w:id="220" w:author="Basso, Marta" w:date="2024-12-27T11:36:00Z" w16du:dateUtc="2024-12-27T19:36:00Z"/>
                <w:b/>
                <w:bCs/>
              </w:rPr>
            </w:pPr>
          </w:p>
          <w:p w14:paraId="30EE2192" w14:textId="55710BFC" w:rsidR="004758F7" w:rsidRPr="008802A1" w:rsidRDefault="004758F7" w:rsidP="004758F7">
            <w:pPr>
              <w:rPr>
                <w:ins w:id="221" w:author="Basso, Marta" w:date="2024-12-27T11:34:00Z" w16du:dateUtc="2024-12-27T19:34:00Z"/>
                <w:b/>
                <w:bCs/>
              </w:rPr>
            </w:pPr>
            <w:ins w:id="222" w:author="Basso, Marta" w:date="2024-12-27T11:34:00Z" w16du:dateUtc="2024-12-27T19:34:00Z">
              <w:r w:rsidRPr="008802A1">
                <w:rPr>
                  <w:b/>
                  <w:bCs/>
                </w:rPr>
                <w:t>Safety:</w:t>
              </w:r>
            </w:ins>
          </w:p>
          <w:p w14:paraId="3A8AAD8A" w14:textId="77777777" w:rsidR="004758F7" w:rsidRDefault="004758F7" w:rsidP="004758F7">
            <w:pPr>
              <w:pStyle w:val="ListParagraph"/>
              <w:numPr>
                <w:ilvl w:val="0"/>
                <w:numId w:val="8"/>
              </w:numPr>
              <w:rPr>
                <w:ins w:id="223" w:author="Basso, Marta" w:date="2024-12-27T11:34:00Z" w16du:dateUtc="2024-12-27T19:34:00Z"/>
              </w:rPr>
            </w:pPr>
            <w:ins w:id="224" w:author="Basso, Marta" w:date="2024-12-27T11:34:00Z" w16du:dateUtc="2024-12-27T19:34:00Z">
              <w:r>
                <w:t>Safety glasses</w:t>
              </w:r>
            </w:ins>
          </w:p>
          <w:p w14:paraId="75305641" w14:textId="77777777" w:rsidR="004758F7" w:rsidRDefault="004758F7" w:rsidP="004758F7">
            <w:pPr>
              <w:pStyle w:val="ListParagraph"/>
              <w:numPr>
                <w:ilvl w:val="0"/>
                <w:numId w:val="8"/>
              </w:numPr>
              <w:rPr>
                <w:ins w:id="225" w:author="Basso, Marta" w:date="2024-12-27T11:34:00Z" w16du:dateUtc="2024-12-27T19:34:00Z"/>
              </w:rPr>
            </w:pPr>
            <w:ins w:id="226" w:author="Basso, Marta" w:date="2024-12-27T11:34:00Z" w16du:dateUtc="2024-12-27T19:34:00Z">
              <w:r>
                <w:t>Work gloves</w:t>
              </w:r>
            </w:ins>
          </w:p>
          <w:p w14:paraId="5A69F49F" w14:textId="77777777" w:rsidR="004758F7" w:rsidRDefault="004758F7" w:rsidP="004758F7">
            <w:pPr>
              <w:pStyle w:val="ListParagraph"/>
              <w:numPr>
                <w:ilvl w:val="0"/>
                <w:numId w:val="8"/>
              </w:numPr>
              <w:rPr>
                <w:ins w:id="227" w:author="Basso, Marta" w:date="2024-12-27T11:34:00Z" w16du:dateUtc="2024-12-27T19:34:00Z"/>
              </w:rPr>
            </w:pPr>
            <w:ins w:id="228" w:author="Basso, Marta" w:date="2024-12-27T11:34:00Z" w16du:dateUtc="2024-12-27T19:34:00Z">
              <w:r>
                <w:t>Spot unit</w:t>
              </w:r>
            </w:ins>
          </w:p>
          <w:p w14:paraId="2DDA5F17" w14:textId="77777777" w:rsidR="004758F7" w:rsidRDefault="004758F7" w:rsidP="004758F7">
            <w:pPr>
              <w:pStyle w:val="ListParagraph"/>
              <w:numPr>
                <w:ilvl w:val="0"/>
                <w:numId w:val="8"/>
              </w:numPr>
              <w:rPr>
                <w:ins w:id="229" w:author="Basso, Marta" w:date="2024-12-27T11:34:00Z" w16du:dateUtc="2024-12-27T19:34:00Z"/>
              </w:rPr>
            </w:pPr>
            <w:ins w:id="230" w:author="Basso, Marta" w:date="2024-12-27T11:34:00Z" w16du:dateUtc="2024-12-27T19:34:00Z">
              <w:r>
                <w:lastRenderedPageBreak/>
                <w:t>Ear protection</w:t>
              </w:r>
            </w:ins>
          </w:p>
          <w:p w14:paraId="2D7EBB57" w14:textId="77777777" w:rsidR="004758F7" w:rsidRDefault="004758F7" w:rsidP="004758F7">
            <w:pPr>
              <w:pStyle w:val="ListParagraph"/>
              <w:numPr>
                <w:ilvl w:val="0"/>
                <w:numId w:val="8"/>
              </w:numPr>
              <w:rPr>
                <w:ins w:id="231" w:author="Basso, Marta" w:date="2024-12-27T11:34:00Z" w16du:dateUtc="2024-12-27T19:34:00Z"/>
              </w:rPr>
            </w:pPr>
            <w:ins w:id="232" w:author="Basso, Marta" w:date="2024-12-27T11:34:00Z" w16du:dateUtc="2024-12-27T19:34:00Z">
              <w:r>
                <w:t>Hard hat</w:t>
              </w:r>
            </w:ins>
          </w:p>
          <w:p w14:paraId="202E44ED" w14:textId="6C039D84" w:rsidR="00413A2A" w:rsidRPr="00045D1A" w:rsidRDefault="004758F7">
            <w:pPr>
              <w:pStyle w:val="ListParagraph"/>
              <w:numPr>
                <w:ilvl w:val="0"/>
                <w:numId w:val="8"/>
              </w:numPr>
              <w:rPr>
                <w:b/>
                <w:bCs/>
              </w:rPr>
              <w:pPrChange w:id="233" w:author="Basso, Marta" w:date="2024-12-27T11:37:00Z" w16du:dateUtc="2024-12-27T19:37:00Z">
                <w:pPr/>
              </w:pPrChange>
            </w:pPr>
            <w:ins w:id="234" w:author="Basso, Marta" w:date="2024-12-27T11:34:00Z" w16du:dateUtc="2024-12-27T19:34:00Z">
              <w:r>
                <w:t>First aid kit</w:t>
              </w:r>
            </w:ins>
          </w:p>
        </w:tc>
      </w:tr>
    </w:tbl>
    <w:p w14:paraId="1E6EF417" w14:textId="3DADECC7" w:rsidR="00E82031" w:rsidRPr="00E82031" w:rsidRDefault="008A5C92" w:rsidP="00045D1A">
      <w:pPr>
        <w:pStyle w:val="Heading3"/>
      </w:pPr>
      <w:bookmarkStart w:id="235" w:name="_Toc180737237"/>
      <w:commentRangeStart w:id="236"/>
      <w:commentRangeStart w:id="237"/>
      <w:r>
        <w:lastRenderedPageBreak/>
        <w:t>General</w:t>
      </w:r>
      <w:bookmarkEnd w:id="235"/>
      <w:commentRangeEnd w:id="236"/>
      <w:r w:rsidR="00E53A61">
        <w:rPr>
          <w:rStyle w:val="CommentReference"/>
          <w:rFonts w:eastAsiaTheme="minorHAnsi" w:cstheme="minorBidi"/>
          <w:color w:val="auto"/>
        </w:rPr>
        <w:commentReference w:id="236"/>
      </w:r>
      <w:commentRangeEnd w:id="237"/>
      <w:r w:rsidR="00C323BF">
        <w:rPr>
          <w:rStyle w:val="CommentReference"/>
          <w:rFonts w:eastAsiaTheme="minorHAnsi" w:cstheme="minorBidi"/>
          <w:color w:val="auto"/>
        </w:rPr>
        <w:commentReference w:id="237"/>
      </w:r>
    </w:p>
    <w:tbl>
      <w:tblPr>
        <w:tblStyle w:val="TableGrid"/>
        <w:tblW w:w="0" w:type="auto"/>
        <w:tblLook w:val="04A0" w:firstRow="1" w:lastRow="0" w:firstColumn="1" w:lastColumn="0" w:noHBand="0" w:noVBand="1"/>
      </w:tblPr>
      <w:tblGrid>
        <w:gridCol w:w="4675"/>
        <w:gridCol w:w="4675"/>
      </w:tblGrid>
      <w:tr w:rsidR="00210ED4" w14:paraId="2B3F58CD" w14:textId="77777777" w:rsidTr="00210ED4">
        <w:trPr>
          <w:trHeight w:val="7622"/>
        </w:trPr>
        <w:tc>
          <w:tcPr>
            <w:tcW w:w="4675" w:type="dxa"/>
          </w:tcPr>
          <w:p w14:paraId="0CBDB3DD" w14:textId="77777777" w:rsidR="00210ED4" w:rsidRPr="007546A8" w:rsidRDefault="00210ED4" w:rsidP="00210ED4">
            <w:pPr>
              <w:rPr>
                <w:b/>
                <w:bCs/>
              </w:rPr>
            </w:pPr>
            <w:r w:rsidRPr="007546A8">
              <w:rPr>
                <w:b/>
                <w:bCs/>
              </w:rPr>
              <w:t>Tools:</w:t>
            </w:r>
          </w:p>
          <w:p w14:paraId="34635508" w14:textId="573A34F2" w:rsidR="00210ED4" w:rsidRDefault="00210ED4" w:rsidP="00210ED4">
            <w:pPr>
              <w:pStyle w:val="ListParagraph"/>
              <w:numPr>
                <w:ilvl w:val="0"/>
                <w:numId w:val="2"/>
              </w:numPr>
            </w:pPr>
            <w:del w:id="238" w:author="Basso, Marta" w:date="2024-12-27T12:00:00Z" w16du:dateUtc="2024-12-27T20:00:00Z">
              <w:r w:rsidRPr="00210ED4" w:rsidDel="002544C8">
                <w:delText>c</w:delText>
              </w:r>
            </w:del>
            <w:ins w:id="239" w:author="Basso, Marta" w:date="2024-12-27T12:00:00Z" w16du:dateUtc="2024-12-27T20:00:00Z">
              <w:r w:rsidR="002544C8">
                <w:t>C</w:t>
              </w:r>
            </w:ins>
            <w:r w:rsidRPr="00210ED4">
              <w:t xml:space="preserve">rimpers </w:t>
            </w:r>
          </w:p>
          <w:p w14:paraId="66211D32" w14:textId="1A7AE575" w:rsidR="00210ED4" w:rsidDel="00C323BF" w:rsidRDefault="00210ED4" w:rsidP="00210ED4">
            <w:pPr>
              <w:pStyle w:val="ListParagraph"/>
              <w:numPr>
                <w:ilvl w:val="0"/>
                <w:numId w:val="2"/>
              </w:numPr>
              <w:rPr>
                <w:del w:id="240" w:author="Basso, Marta" w:date="2024-12-27T11:58:00Z" w16du:dateUtc="2024-12-27T19:58:00Z"/>
              </w:rPr>
            </w:pPr>
            <w:del w:id="241" w:author="Basso, Marta" w:date="2024-12-27T11:58:00Z" w16du:dateUtc="2024-12-27T19:58:00Z">
              <w:r w:rsidRPr="00210ED4" w:rsidDel="00C323BF">
                <w:delText xml:space="preserve">socket wrench for wedge anchors </w:delText>
              </w:r>
            </w:del>
          </w:p>
          <w:p w14:paraId="6097F02B" w14:textId="18A085DD" w:rsidR="007546A8" w:rsidDel="00C323BF" w:rsidRDefault="00210ED4" w:rsidP="00210ED4">
            <w:pPr>
              <w:pStyle w:val="ListParagraph"/>
              <w:numPr>
                <w:ilvl w:val="0"/>
                <w:numId w:val="2"/>
              </w:numPr>
              <w:rPr>
                <w:del w:id="242" w:author="Basso, Marta" w:date="2024-12-27T11:58:00Z" w16du:dateUtc="2024-12-27T19:58:00Z"/>
              </w:rPr>
            </w:pPr>
            <w:del w:id="243" w:author="Basso, Marta" w:date="2024-12-27T11:58:00Z" w16du:dateUtc="2024-12-27T19:58:00Z">
              <w:r w:rsidRPr="00210ED4" w:rsidDel="00C323BF">
                <w:delText xml:space="preserve">hammer drill kit with short and long 3/8” and ¼" bits </w:delText>
              </w:r>
              <w:r w:rsidR="000A1744" w:rsidDel="00C323BF">
                <w:delText>(for rock)</w:delText>
              </w:r>
            </w:del>
          </w:p>
          <w:p w14:paraId="615B9C93" w14:textId="215244AF" w:rsidR="00210ED4" w:rsidRDefault="00210ED4" w:rsidP="00210ED4">
            <w:pPr>
              <w:pStyle w:val="ListParagraph"/>
              <w:numPr>
                <w:ilvl w:val="0"/>
                <w:numId w:val="2"/>
              </w:numPr>
            </w:pPr>
            <w:r w:rsidRPr="00210ED4">
              <w:t xml:space="preserve">cable cutters </w:t>
            </w:r>
            <w:r w:rsidR="007546A8">
              <w:t>(small)</w:t>
            </w:r>
          </w:p>
          <w:p w14:paraId="510D1189" w14:textId="30F41025" w:rsidR="00210ED4" w:rsidRDefault="00210ED4" w:rsidP="00210ED4">
            <w:pPr>
              <w:pStyle w:val="ListParagraph"/>
              <w:numPr>
                <w:ilvl w:val="0"/>
                <w:numId w:val="2"/>
              </w:numPr>
            </w:pPr>
            <w:r w:rsidRPr="00210ED4">
              <w:t xml:space="preserve">Bolt cutters </w:t>
            </w:r>
            <w:r w:rsidR="000D577F">
              <w:t>(big cable cutter)</w:t>
            </w:r>
          </w:p>
          <w:p w14:paraId="62518A27" w14:textId="5D3B53C7" w:rsidR="00210ED4" w:rsidRDefault="00210ED4" w:rsidP="00210ED4">
            <w:pPr>
              <w:pStyle w:val="ListParagraph"/>
              <w:numPr>
                <w:ilvl w:val="0"/>
                <w:numId w:val="2"/>
              </w:numPr>
            </w:pPr>
            <w:r w:rsidRPr="00210ED4">
              <w:t xml:space="preserve">Plastic mallet </w:t>
            </w:r>
            <w:r w:rsidR="007546A8">
              <w:t>(plastic hammer)</w:t>
            </w:r>
          </w:p>
          <w:p w14:paraId="035D4C1F" w14:textId="61990719" w:rsidR="007546A8" w:rsidDel="00C323BF" w:rsidRDefault="00210ED4" w:rsidP="00210ED4">
            <w:pPr>
              <w:pStyle w:val="ListParagraph"/>
              <w:numPr>
                <w:ilvl w:val="0"/>
                <w:numId w:val="2"/>
              </w:numPr>
              <w:rPr>
                <w:del w:id="244" w:author="Basso, Marta" w:date="2024-12-27T11:58:00Z" w16du:dateUtc="2024-12-27T19:58:00Z"/>
              </w:rPr>
            </w:pPr>
            <w:r w:rsidRPr="00210ED4">
              <w:t xml:space="preserve">Sawzall </w:t>
            </w:r>
            <w:r w:rsidR="000D577F">
              <w:t>(reciprocation Saw )</w:t>
            </w:r>
          </w:p>
          <w:p w14:paraId="7F192FAE" w14:textId="7C3B2091" w:rsidR="00210ED4" w:rsidRDefault="00210ED4" w:rsidP="00C323BF">
            <w:pPr>
              <w:pStyle w:val="ListParagraph"/>
              <w:numPr>
                <w:ilvl w:val="0"/>
                <w:numId w:val="2"/>
              </w:numPr>
            </w:pPr>
            <w:del w:id="245" w:author="Basso, Marta" w:date="2024-12-27T11:58:00Z" w16du:dateUtc="2024-12-27T19:58:00Z">
              <w:r w:rsidRPr="00210ED4" w:rsidDel="00C323BF">
                <w:delText xml:space="preserve">Drill </w:delText>
              </w:r>
            </w:del>
          </w:p>
          <w:p w14:paraId="408EEC1A" w14:textId="07EE3484" w:rsidR="007546A8" w:rsidDel="00C323BF" w:rsidRDefault="00210ED4" w:rsidP="00210ED4">
            <w:pPr>
              <w:pStyle w:val="ListParagraph"/>
              <w:numPr>
                <w:ilvl w:val="0"/>
                <w:numId w:val="2"/>
              </w:numPr>
              <w:rPr>
                <w:del w:id="246" w:author="Basso, Marta" w:date="2024-12-27T11:58:00Z" w16du:dateUtc="2024-12-27T19:58:00Z"/>
              </w:rPr>
            </w:pPr>
            <w:del w:id="247" w:author="Basso, Marta" w:date="2024-12-27T11:58:00Z" w16du:dateUtc="2024-12-27T19:58:00Z">
              <w:r w:rsidRPr="00210ED4" w:rsidDel="00C323BF">
                <w:delText xml:space="preserve">Metal bits </w:delText>
              </w:r>
            </w:del>
          </w:p>
          <w:p w14:paraId="13B91532" w14:textId="6F3BAED2" w:rsidR="00210ED4" w:rsidDel="00C323BF" w:rsidRDefault="00210ED4">
            <w:pPr>
              <w:pStyle w:val="ListParagraph"/>
              <w:numPr>
                <w:ilvl w:val="0"/>
                <w:numId w:val="2"/>
              </w:numPr>
              <w:rPr>
                <w:del w:id="248" w:author="Basso, Marta" w:date="2024-12-27T11:59:00Z" w16du:dateUtc="2024-12-27T19:59:00Z"/>
              </w:rPr>
            </w:pPr>
            <w:del w:id="249" w:author="Basso, Marta" w:date="2024-12-27T11:59:00Z" w16du:dateUtc="2024-12-27T19:59:00Z">
              <w:r w:rsidRPr="00210ED4" w:rsidDel="00C323BF">
                <w:delText xml:space="preserve">Anchor nut sockets (3/8” and 9/16”) </w:delText>
              </w:r>
            </w:del>
          </w:p>
          <w:p w14:paraId="3E6DF9E9" w14:textId="10432A43" w:rsidR="00210ED4" w:rsidRDefault="00210ED4" w:rsidP="00C323BF">
            <w:pPr>
              <w:pStyle w:val="ListParagraph"/>
              <w:numPr>
                <w:ilvl w:val="0"/>
                <w:numId w:val="2"/>
              </w:numPr>
            </w:pPr>
            <w:commentRangeStart w:id="250"/>
            <w:commentRangeStart w:id="251"/>
            <w:r w:rsidRPr="00210ED4">
              <w:t xml:space="preserve">Socket wrench (find large drive wrench) </w:t>
            </w:r>
            <w:commentRangeEnd w:id="250"/>
            <w:r w:rsidR="00B401EF">
              <w:rPr>
                <w:rStyle w:val="CommentReference"/>
              </w:rPr>
              <w:commentReference w:id="250"/>
            </w:r>
            <w:commentRangeEnd w:id="251"/>
            <w:r w:rsidR="001B7495">
              <w:rPr>
                <w:rStyle w:val="CommentReference"/>
              </w:rPr>
              <w:commentReference w:id="251"/>
            </w:r>
          </w:p>
          <w:p w14:paraId="2325650B" w14:textId="77777777" w:rsidR="00210ED4" w:rsidRDefault="00210ED4" w:rsidP="00210ED4">
            <w:pPr>
              <w:pStyle w:val="ListParagraph"/>
              <w:numPr>
                <w:ilvl w:val="0"/>
                <w:numId w:val="2"/>
              </w:numPr>
            </w:pPr>
            <w:r w:rsidRPr="00210ED4">
              <w:t xml:space="preserve">Hose clamp socket </w:t>
            </w:r>
          </w:p>
          <w:p w14:paraId="43341D4F" w14:textId="77777777" w:rsidR="00210ED4" w:rsidRDefault="00210ED4" w:rsidP="00210ED4">
            <w:pPr>
              <w:pStyle w:val="ListParagraph"/>
              <w:numPr>
                <w:ilvl w:val="0"/>
                <w:numId w:val="2"/>
              </w:numPr>
              <w:rPr>
                <w:ins w:id="252" w:author="Cole, Ryan P" w:date="2025-01-07T09:36:00Z" w16du:dateUtc="2025-01-07T17:36:00Z"/>
              </w:rPr>
            </w:pPr>
            <w:r w:rsidRPr="00210ED4">
              <w:t>Epoxy gun</w:t>
            </w:r>
            <w:del w:id="253" w:author="Cole, Ryan P" w:date="2025-01-07T09:36:00Z" w16du:dateUtc="2025-01-07T17:36:00Z">
              <w:r w:rsidRPr="00210ED4" w:rsidDel="00C4213A">
                <w:delText xml:space="preserve"> </w:delText>
              </w:r>
            </w:del>
          </w:p>
          <w:p w14:paraId="31F29381" w14:textId="14FCA0B6" w:rsidR="00C4213A" w:rsidRDefault="00C4213A" w:rsidP="00210ED4">
            <w:pPr>
              <w:pStyle w:val="ListParagraph"/>
              <w:numPr>
                <w:ilvl w:val="0"/>
                <w:numId w:val="2"/>
              </w:numPr>
              <w:rPr>
                <w:ins w:id="254" w:author="Cole, Ryan P" w:date="2025-01-07T09:36:00Z" w16du:dateUtc="2025-01-07T17:36:00Z"/>
              </w:rPr>
            </w:pPr>
            <w:ins w:id="255" w:author="Cole, Ryan P" w:date="2025-01-07T09:36:00Z" w16du:dateUtc="2025-01-07T17:36:00Z">
              <w:r>
                <w:t>Rock Drill</w:t>
              </w:r>
            </w:ins>
          </w:p>
          <w:p w14:paraId="324336A2" w14:textId="75CBD813" w:rsidR="00C4213A" w:rsidRDefault="00C4213A" w:rsidP="00210ED4">
            <w:pPr>
              <w:pStyle w:val="ListParagraph"/>
              <w:numPr>
                <w:ilvl w:val="0"/>
                <w:numId w:val="2"/>
              </w:numPr>
            </w:pPr>
            <w:ins w:id="256" w:author="Cole, Ryan P" w:date="2025-01-07T09:36:00Z" w16du:dateUtc="2025-01-07T17:36:00Z">
              <w:r>
                <w:t>Rock Drill bits</w:t>
              </w:r>
            </w:ins>
          </w:p>
          <w:p w14:paraId="28E7641C" w14:textId="2901026B" w:rsidR="00210ED4" w:rsidDel="002544C8" w:rsidRDefault="00210ED4" w:rsidP="00210ED4">
            <w:pPr>
              <w:pStyle w:val="ListParagraph"/>
              <w:numPr>
                <w:ilvl w:val="0"/>
                <w:numId w:val="2"/>
              </w:numPr>
              <w:rPr>
                <w:del w:id="257" w:author="Basso, Marta" w:date="2024-12-27T12:01:00Z" w16du:dateUtc="2024-12-27T20:01:00Z"/>
              </w:rPr>
            </w:pPr>
            <w:del w:id="258" w:author="Basso, Marta" w:date="2024-12-27T12:01:00Z" w16du:dateUtc="2024-12-27T20:01:00Z">
              <w:r w:rsidRPr="00210ED4" w:rsidDel="002544C8">
                <w:delText xml:space="preserve">Metered tape </w:delText>
              </w:r>
            </w:del>
          </w:p>
          <w:p w14:paraId="4860E8CD" w14:textId="795D8AC8" w:rsidR="00210ED4" w:rsidDel="002544C8" w:rsidRDefault="00210ED4" w:rsidP="00210ED4">
            <w:pPr>
              <w:pStyle w:val="ListParagraph"/>
              <w:numPr>
                <w:ilvl w:val="0"/>
                <w:numId w:val="2"/>
              </w:numPr>
              <w:rPr>
                <w:del w:id="259" w:author="Basso, Marta" w:date="2024-12-27T12:01:00Z" w16du:dateUtc="2024-12-27T20:01:00Z"/>
              </w:rPr>
            </w:pPr>
            <w:del w:id="260" w:author="Basso, Marta" w:date="2024-12-27T12:01:00Z" w16du:dateUtc="2024-12-27T20:01:00Z">
              <w:r w:rsidRPr="00210ED4" w:rsidDel="002544C8">
                <w:delText xml:space="preserve">Fence post pounder </w:delText>
              </w:r>
            </w:del>
          </w:p>
          <w:p w14:paraId="7515E948" w14:textId="056382AC" w:rsidR="00210ED4" w:rsidDel="002544C8" w:rsidRDefault="00210ED4" w:rsidP="00210ED4">
            <w:pPr>
              <w:pStyle w:val="ListParagraph"/>
              <w:numPr>
                <w:ilvl w:val="0"/>
                <w:numId w:val="2"/>
              </w:numPr>
              <w:rPr>
                <w:del w:id="261" w:author="Basso, Marta" w:date="2024-12-27T12:01:00Z" w16du:dateUtc="2024-12-27T20:01:00Z"/>
              </w:rPr>
            </w:pPr>
            <w:del w:id="262" w:author="Basso, Marta" w:date="2024-12-27T12:01:00Z" w16du:dateUtc="2024-12-27T20:01:00Z">
              <w:r w:rsidRPr="00210ED4" w:rsidDel="002544C8">
                <w:delText xml:space="preserve">Chisel </w:delText>
              </w:r>
              <w:r w:rsidR="000D577F" w:rsidDel="002544C8">
                <w:delText>(inside hammer drill)</w:delText>
              </w:r>
            </w:del>
          </w:p>
          <w:p w14:paraId="03F3E439" w14:textId="5F4FD9B1" w:rsidR="00210ED4" w:rsidDel="002544C8" w:rsidRDefault="00210ED4" w:rsidP="00210ED4">
            <w:pPr>
              <w:pStyle w:val="ListParagraph"/>
              <w:numPr>
                <w:ilvl w:val="0"/>
                <w:numId w:val="2"/>
              </w:numPr>
              <w:rPr>
                <w:del w:id="263" w:author="Basso, Marta" w:date="2024-12-27T12:01:00Z" w16du:dateUtc="2024-12-27T20:01:00Z"/>
              </w:rPr>
            </w:pPr>
            <w:del w:id="264" w:author="Basso, Marta" w:date="2024-12-27T12:01:00Z" w16du:dateUtc="2024-12-27T20:01:00Z">
              <w:r w:rsidRPr="00210ED4" w:rsidDel="002544C8">
                <w:delText>Hammer</w:delText>
              </w:r>
            </w:del>
          </w:p>
          <w:p w14:paraId="768AF58B" w14:textId="77777777" w:rsidR="007546A8" w:rsidRPr="007546A8" w:rsidRDefault="007546A8" w:rsidP="007546A8">
            <w:pPr>
              <w:rPr>
                <w:b/>
                <w:bCs/>
              </w:rPr>
            </w:pPr>
            <w:r w:rsidRPr="007546A8">
              <w:rPr>
                <w:b/>
                <w:bCs/>
              </w:rPr>
              <w:t>Hardware:</w:t>
            </w:r>
          </w:p>
          <w:p w14:paraId="708C3919" w14:textId="59D30AC3" w:rsidR="007546A8" w:rsidDel="002544C8" w:rsidRDefault="007546A8" w:rsidP="007546A8">
            <w:pPr>
              <w:pStyle w:val="ListParagraph"/>
              <w:numPr>
                <w:ilvl w:val="0"/>
                <w:numId w:val="3"/>
              </w:numPr>
              <w:rPr>
                <w:del w:id="265" w:author="Basso, Marta" w:date="2024-12-27T12:02:00Z" w16du:dateUtc="2024-12-27T20:02:00Z"/>
              </w:rPr>
            </w:pPr>
            <w:del w:id="266" w:author="Basso, Marta" w:date="2024-12-27T12:02:00Z" w16du:dateUtc="2024-12-27T20:02:00Z">
              <w:r w:rsidDel="002544C8">
                <w:delText>pipe straps</w:delText>
              </w:r>
            </w:del>
          </w:p>
          <w:p w14:paraId="4E7769DE" w14:textId="10141EEE" w:rsidR="007546A8" w:rsidDel="002544C8" w:rsidRDefault="007546A8" w:rsidP="007546A8">
            <w:pPr>
              <w:pStyle w:val="ListParagraph"/>
              <w:numPr>
                <w:ilvl w:val="0"/>
                <w:numId w:val="3"/>
              </w:numPr>
              <w:rPr>
                <w:del w:id="267" w:author="Basso, Marta" w:date="2024-12-27T12:02:00Z" w16du:dateUtc="2024-12-27T20:02:00Z"/>
              </w:rPr>
            </w:pPr>
            <w:del w:id="268" w:author="Basso, Marta" w:date="2024-12-27T12:02:00Z" w16du:dateUtc="2024-12-27T20:02:00Z">
              <w:r w:rsidDel="002544C8">
                <w:delText>super strut pieces</w:delText>
              </w:r>
            </w:del>
          </w:p>
          <w:p w14:paraId="5625582B" w14:textId="59E5623F" w:rsidR="007546A8" w:rsidDel="002544C8" w:rsidRDefault="007546A8" w:rsidP="007546A8">
            <w:pPr>
              <w:pStyle w:val="ListParagraph"/>
              <w:numPr>
                <w:ilvl w:val="0"/>
                <w:numId w:val="3"/>
              </w:numPr>
              <w:rPr>
                <w:del w:id="269" w:author="Basso, Marta" w:date="2024-12-27T12:02:00Z" w16du:dateUtc="2024-12-27T20:02:00Z"/>
              </w:rPr>
            </w:pPr>
            <w:del w:id="270" w:author="Basso, Marta" w:date="2024-12-27T12:02:00Z" w16du:dateUtc="2024-12-27T20:02:00Z">
              <w:r w:rsidDel="002544C8">
                <w:delText>Long 3/8” wedge anchors</w:delText>
              </w:r>
            </w:del>
          </w:p>
          <w:p w14:paraId="71B44063" w14:textId="5126DD69" w:rsidR="007546A8" w:rsidDel="002544C8" w:rsidRDefault="007546A8" w:rsidP="007546A8">
            <w:pPr>
              <w:pStyle w:val="ListParagraph"/>
              <w:numPr>
                <w:ilvl w:val="0"/>
                <w:numId w:val="3"/>
              </w:numPr>
              <w:rPr>
                <w:del w:id="271" w:author="Basso, Marta" w:date="2024-12-27T12:02:00Z" w16du:dateUtc="2024-12-27T20:02:00Z"/>
              </w:rPr>
            </w:pPr>
            <w:del w:id="272" w:author="Basso, Marta" w:date="2024-12-27T12:02:00Z" w16du:dateUtc="2024-12-27T20:02:00Z">
              <w:r w:rsidDel="002544C8">
                <w:delText>Short 3/8” wedge anchors</w:delText>
              </w:r>
            </w:del>
          </w:p>
          <w:p w14:paraId="2B16FCD8" w14:textId="68FA87FA" w:rsidR="007546A8" w:rsidDel="002544C8" w:rsidRDefault="007546A8" w:rsidP="007546A8">
            <w:pPr>
              <w:pStyle w:val="ListParagraph"/>
              <w:numPr>
                <w:ilvl w:val="0"/>
                <w:numId w:val="3"/>
              </w:numPr>
              <w:rPr>
                <w:del w:id="273" w:author="Basso, Marta" w:date="2024-12-27T12:02:00Z" w16du:dateUtc="2024-12-27T20:02:00Z"/>
              </w:rPr>
            </w:pPr>
            <w:del w:id="274" w:author="Basso, Marta" w:date="2024-12-27T12:02:00Z" w16du:dateUtc="2024-12-27T20:02:00Z">
              <w:r w:rsidDel="002544C8">
                <w:delText>½" sleeve anchors</w:delText>
              </w:r>
              <w:r w:rsidR="000D577F" w:rsidDel="002544C8">
                <w:delText xml:space="preserve"> (covered one)</w:delText>
              </w:r>
            </w:del>
          </w:p>
          <w:p w14:paraId="2BEEAD15" w14:textId="77777777" w:rsidR="007546A8" w:rsidRDefault="007546A8" w:rsidP="007546A8">
            <w:pPr>
              <w:pStyle w:val="ListParagraph"/>
              <w:numPr>
                <w:ilvl w:val="0"/>
                <w:numId w:val="3"/>
              </w:numPr>
            </w:pPr>
            <w:r>
              <w:t>1/4" coated cable</w:t>
            </w:r>
          </w:p>
          <w:p w14:paraId="7E72C475" w14:textId="77777777" w:rsidR="007546A8" w:rsidRDefault="007546A8" w:rsidP="007546A8">
            <w:pPr>
              <w:pStyle w:val="ListParagraph"/>
              <w:numPr>
                <w:ilvl w:val="0"/>
                <w:numId w:val="3"/>
              </w:numPr>
            </w:pPr>
            <w:r>
              <w:t>3/16” coated cable</w:t>
            </w:r>
          </w:p>
          <w:p w14:paraId="3F8DF1C4" w14:textId="01E39F53" w:rsidR="006C4733" w:rsidDel="002544C8" w:rsidRDefault="006C4733" w:rsidP="007546A8">
            <w:pPr>
              <w:pStyle w:val="ListParagraph"/>
              <w:numPr>
                <w:ilvl w:val="0"/>
                <w:numId w:val="3"/>
              </w:numPr>
              <w:rPr>
                <w:del w:id="275" w:author="Basso, Marta" w:date="2024-12-27T12:03:00Z" w16du:dateUtc="2024-12-27T20:03:00Z"/>
              </w:rPr>
            </w:pPr>
            <w:del w:id="276" w:author="Basso, Marta" w:date="2024-12-27T12:03:00Z" w16du:dateUtc="2024-12-27T20:03:00Z">
              <w:r w:rsidDel="002544C8">
                <w:delText xml:space="preserve">U-bolts </w:delText>
              </w:r>
            </w:del>
          </w:p>
          <w:p w14:paraId="13E7C7CC" w14:textId="77777777" w:rsidR="007546A8" w:rsidRDefault="007546A8" w:rsidP="007546A8">
            <w:pPr>
              <w:pStyle w:val="ListParagraph"/>
              <w:numPr>
                <w:ilvl w:val="0"/>
                <w:numId w:val="3"/>
              </w:numPr>
            </w:pPr>
            <w:r>
              <w:t xml:space="preserve">Small and large cable </w:t>
            </w:r>
            <w:proofErr w:type="spellStart"/>
            <w:r>
              <w:t>u-bolts</w:t>
            </w:r>
            <w:proofErr w:type="spellEnd"/>
          </w:p>
          <w:p w14:paraId="3DE8AA5C" w14:textId="77777777" w:rsidR="007546A8" w:rsidRDefault="007546A8" w:rsidP="007546A8">
            <w:pPr>
              <w:pStyle w:val="ListParagraph"/>
              <w:numPr>
                <w:ilvl w:val="0"/>
                <w:numId w:val="3"/>
              </w:numPr>
            </w:pPr>
            <w:r>
              <w:t>3/16” ferrules</w:t>
            </w:r>
          </w:p>
          <w:p w14:paraId="21DC6FAE" w14:textId="6B1DE7E5" w:rsidR="007546A8" w:rsidRDefault="007546A8" w:rsidP="007546A8">
            <w:pPr>
              <w:pStyle w:val="ListParagraph"/>
              <w:numPr>
                <w:ilvl w:val="0"/>
                <w:numId w:val="3"/>
              </w:numPr>
              <w:rPr>
                <w:ins w:id="277" w:author="Basso, Marta" w:date="2024-12-27T12:04:00Z" w16du:dateUtc="2024-12-27T20:04:00Z"/>
              </w:rPr>
            </w:pPr>
            <w:r>
              <w:t>Hose clamps</w:t>
            </w:r>
            <w:r w:rsidR="0090029E">
              <w:t xml:space="preserve"> </w:t>
            </w:r>
            <w:del w:id="278" w:author="Basso, Marta" w:date="2024-12-27T12:03:00Z" w16du:dateUtc="2024-12-27T20:03:00Z">
              <w:r w:rsidR="0090029E" w:rsidDel="002544C8">
                <w:delText>(</w:delText>
              </w:r>
              <w:r w:rsidR="0018185A" w:rsidDel="002544C8">
                <w:delText>12 pieces?</w:delText>
              </w:r>
              <w:r w:rsidR="0090029E" w:rsidDel="002544C8">
                <w:delText>)</w:delText>
              </w:r>
            </w:del>
          </w:p>
          <w:p w14:paraId="76DCCD50" w14:textId="025049F7" w:rsidR="002544C8" w:rsidRDefault="002544C8" w:rsidP="007546A8">
            <w:pPr>
              <w:pStyle w:val="ListParagraph"/>
              <w:numPr>
                <w:ilvl w:val="0"/>
                <w:numId w:val="3"/>
              </w:numPr>
              <w:rPr>
                <w:ins w:id="279" w:author="Cole, Ryan P" w:date="2025-01-07T09:36:00Z" w16du:dateUtc="2025-01-07T17:36:00Z"/>
              </w:rPr>
            </w:pPr>
            <w:ins w:id="280" w:author="Basso, Marta" w:date="2024-12-27T12:04:00Z" w16du:dateUtc="2024-12-27T20:04:00Z">
              <w:r>
                <w:t>Carabiners (1x sonde)</w:t>
              </w:r>
            </w:ins>
          </w:p>
          <w:p w14:paraId="49A27A0A" w14:textId="212EE1C0" w:rsidR="00C4213A" w:rsidRDefault="00C4213A" w:rsidP="007546A8">
            <w:pPr>
              <w:pStyle w:val="ListParagraph"/>
              <w:numPr>
                <w:ilvl w:val="0"/>
                <w:numId w:val="3"/>
              </w:numPr>
            </w:pPr>
            <w:ins w:id="281" w:author="Cole, Ryan P" w:date="2025-01-07T09:36:00Z" w16du:dateUtc="2025-01-07T17:36:00Z">
              <w:r>
                <w:t xml:space="preserve">½” </w:t>
              </w:r>
            </w:ins>
            <w:ins w:id="282" w:author="Cole, Ryan P" w:date="2025-01-07T09:37:00Z" w16du:dateUtc="2025-01-07T17:37:00Z">
              <w:r>
                <w:t>wedge anchors</w:t>
              </w:r>
            </w:ins>
          </w:p>
          <w:p w14:paraId="20B51B0A" w14:textId="686A6A10" w:rsidR="007546A8" w:rsidDel="002544C8" w:rsidRDefault="007546A8" w:rsidP="007546A8">
            <w:pPr>
              <w:pStyle w:val="ListParagraph"/>
              <w:numPr>
                <w:ilvl w:val="0"/>
                <w:numId w:val="3"/>
              </w:numPr>
              <w:rPr>
                <w:del w:id="283" w:author="Basso, Marta" w:date="2024-12-27T12:03:00Z" w16du:dateUtc="2024-12-27T20:03:00Z"/>
              </w:rPr>
            </w:pPr>
            <w:del w:id="284" w:author="Basso, Marta" w:date="2024-12-27T12:03:00Z" w16du:dateUtc="2024-12-27T20:03:00Z">
              <w:r w:rsidDel="002544C8">
                <w:delText>D-ring shackles</w:delText>
              </w:r>
            </w:del>
          </w:p>
          <w:p w14:paraId="13401A19" w14:textId="74928DA4" w:rsidR="007546A8" w:rsidDel="002544C8" w:rsidRDefault="007546A8" w:rsidP="00045D1A">
            <w:pPr>
              <w:pStyle w:val="ListParagraph"/>
              <w:numPr>
                <w:ilvl w:val="0"/>
                <w:numId w:val="3"/>
              </w:numPr>
              <w:rPr>
                <w:del w:id="285" w:author="Basso, Marta" w:date="2024-12-27T12:03:00Z" w16du:dateUtc="2024-12-27T20:03:00Z"/>
              </w:rPr>
            </w:pPr>
            <w:commentRangeStart w:id="286"/>
            <w:del w:id="287" w:author="Basso, Marta" w:date="2024-12-27T12:03:00Z" w16du:dateUtc="2024-12-27T20:03:00Z">
              <w:r w:rsidDel="002544C8">
                <w:delText>sonde</w:delText>
              </w:r>
            </w:del>
            <w:commentRangeEnd w:id="286"/>
            <w:r w:rsidR="009D53AE">
              <w:rPr>
                <w:rStyle w:val="CommentReference"/>
              </w:rPr>
              <w:commentReference w:id="286"/>
            </w:r>
            <w:del w:id="288" w:author="Basso, Marta" w:date="2024-12-27T12:03:00Z" w16du:dateUtc="2024-12-27T20:03:00Z">
              <w:r w:rsidDel="002544C8">
                <w:delText xml:space="preserve"> housing (10ft metal pipes with cage on bottom) pre-drilled for cable hole and two larger holes for lock</w:delText>
              </w:r>
            </w:del>
          </w:p>
          <w:p w14:paraId="1D35DFB1" w14:textId="095DD88C" w:rsidR="007546A8" w:rsidDel="002544C8" w:rsidRDefault="007546A8">
            <w:pPr>
              <w:rPr>
                <w:del w:id="289" w:author="Basso, Marta" w:date="2024-12-27T12:03:00Z" w16du:dateUtc="2024-12-27T20:03:00Z"/>
              </w:rPr>
              <w:pPrChange w:id="290" w:author="Basso, Marta" w:date="2024-12-27T12:03:00Z" w16du:dateUtc="2024-12-27T20:03:00Z">
                <w:pPr>
                  <w:pStyle w:val="ListParagraph"/>
                  <w:numPr>
                    <w:numId w:val="3"/>
                  </w:numPr>
                  <w:ind w:hanging="360"/>
                </w:pPr>
              </w:pPrChange>
            </w:pPr>
            <w:del w:id="291" w:author="Basso, Marta" w:date="2024-12-27T12:03:00Z" w16du:dateUtc="2024-12-27T20:03:00Z">
              <w:r w:rsidDel="002544C8">
                <w:delText>fence posts</w:delText>
              </w:r>
            </w:del>
          </w:p>
          <w:p w14:paraId="36D33C07" w14:textId="43C326B9" w:rsidR="007546A8" w:rsidDel="002544C8" w:rsidRDefault="007546A8">
            <w:pPr>
              <w:rPr>
                <w:del w:id="292" w:author="Basso, Marta" w:date="2024-12-27T12:03:00Z" w16du:dateUtc="2024-12-27T20:03:00Z"/>
              </w:rPr>
              <w:pPrChange w:id="293" w:author="Basso, Marta" w:date="2024-12-27T12:03:00Z" w16du:dateUtc="2024-12-27T20:03:00Z">
                <w:pPr>
                  <w:pStyle w:val="ListParagraph"/>
                  <w:numPr>
                    <w:numId w:val="3"/>
                  </w:numPr>
                  <w:ind w:hanging="360"/>
                </w:pPr>
              </w:pPrChange>
            </w:pPr>
            <w:del w:id="294" w:author="Basso, Marta" w:date="2024-12-27T12:03:00Z" w16du:dateUtc="2024-12-27T20:03:00Z">
              <w:r w:rsidDel="002544C8">
                <w:delText>rebar (~1/2 inch) + rebar caps</w:delText>
              </w:r>
            </w:del>
          </w:p>
          <w:p w14:paraId="1F606D62" w14:textId="7E6531A8" w:rsidR="00B92A73" w:rsidRPr="00B92A73" w:rsidRDefault="00B92A73" w:rsidP="002544C8"/>
        </w:tc>
        <w:tc>
          <w:tcPr>
            <w:tcW w:w="4675" w:type="dxa"/>
          </w:tcPr>
          <w:p w14:paraId="7FE2A286" w14:textId="001C8525" w:rsidR="0060354D" w:rsidRPr="002544C8" w:rsidDel="002544C8" w:rsidRDefault="0060354D">
            <w:pPr>
              <w:rPr>
                <w:del w:id="295" w:author="Basso, Marta" w:date="2024-12-27T12:04:00Z" w16du:dateUtc="2024-12-27T20:04:00Z"/>
                <w:b/>
                <w:bCs/>
                <w:rPrChange w:id="296" w:author="Basso, Marta" w:date="2024-12-27T12:04:00Z" w16du:dateUtc="2024-12-27T20:04:00Z">
                  <w:rPr>
                    <w:del w:id="297" w:author="Basso, Marta" w:date="2024-12-27T12:04:00Z" w16du:dateUtc="2024-12-27T20:04:00Z"/>
                  </w:rPr>
                </w:rPrChange>
              </w:rPr>
            </w:pPr>
            <w:del w:id="298" w:author="Basso, Marta" w:date="2024-12-27T12:04:00Z" w16du:dateUtc="2024-12-27T20:04:00Z">
              <w:r w:rsidRPr="002544C8" w:rsidDel="002544C8">
                <w:rPr>
                  <w:b/>
                  <w:bCs/>
                  <w:rPrChange w:id="299" w:author="Basso, Marta" w:date="2024-12-27T12:04:00Z" w16du:dateUtc="2024-12-27T20:04:00Z">
                    <w:rPr/>
                  </w:rPrChange>
                </w:rPr>
                <w:delText>Safety:</w:delText>
              </w:r>
            </w:del>
          </w:p>
          <w:p w14:paraId="3481FC72" w14:textId="062F7553" w:rsidR="0060354D" w:rsidDel="002544C8" w:rsidRDefault="0060354D">
            <w:pPr>
              <w:rPr>
                <w:del w:id="300" w:author="Basso, Marta" w:date="2024-12-27T12:04:00Z" w16du:dateUtc="2024-12-27T20:04:00Z"/>
              </w:rPr>
              <w:pPrChange w:id="301" w:author="Basso, Marta" w:date="2024-12-27T12:04:00Z" w16du:dateUtc="2024-12-27T20:04:00Z">
                <w:pPr>
                  <w:pStyle w:val="ListParagraph"/>
                  <w:numPr>
                    <w:numId w:val="8"/>
                  </w:numPr>
                  <w:ind w:hanging="360"/>
                </w:pPr>
              </w:pPrChange>
            </w:pPr>
            <w:del w:id="302" w:author="Basso, Marta" w:date="2024-12-27T12:04:00Z" w16du:dateUtc="2024-12-27T20:04:00Z">
              <w:r w:rsidDel="002544C8">
                <w:delText>Safety glasses</w:delText>
              </w:r>
            </w:del>
          </w:p>
          <w:p w14:paraId="79BE6E5D" w14:textId="5CD4D4E7" w:rsidR="0060354D" w:rsidDel="002544C8" w:rsidRDefault="0060354D">
            <w:pPr>
              <w:rPr>
                <w:del w:id="303" w:author="Basso, Marta" w:date="2024-12-27T12:04:00Z" w16du:dateUtc="2024-12-27T20:04:00Z"/>
              </w:rPr>
              <w:pPrChange w:id="304" w:author="Basso, Marta" w:date="2024-12-27T12:04:00Z" w16du:dateUtc="2024-12-27T20:04:00Z">
                <w:pPr>
                  <w:pStyle w:val="ListParagraph"/>
                  <w:numPr>
                    <w:numId w:val="8"/>
                  </w:numPr>
                  <w:ind w:hanging="360"/>
                </w:pPr>
              </w:pPrChange>
            </w:pPr>
            <w:del w:id="305" w:author="Basso, Marta" w:date="2024-12-27T12:04:00Z" w16du:dateUtc="2024-12-27T20:04:00Z">
              <w:r w:rsidDel="002544C8">
                <w:delText>Work gloves</w:delText>
              </w:r>
            </w:del>
          </w:p>
          <w:p w14:paraId="199CD488" w14:textId="380983A1" w:rsidR="0060354D" w:rsidDel="002544C8" w:rsidRDefault="0060354D">
            <w:pPr>
              <w:rPr>
                <w:del w:id="306" w:author="Basso, Marta" w:date="2024-12-27T12:04:00Z" w16du:dateUtc="2024-12-27T20:04:00Z"/>
              </w:rPr>
              <w:pPrChange w:id="307" w:author="Basso, Marta" w:date="2024-12-27T12:04:00Z" w16du:dateUtc="2024-12-27T20:04:00Z">
                <w:pPr>
                  <w:pStyle w:val="ListParagraph"/>
                  <w:numPr>
                    <w:numId w:val="8"/>
                  </w:numPr>
                  <w:ind w:hanging="360"/>
                </w:pPr>
              </w:pPrChange>
            </w:pPr>
            <w:del w:id="308" w:author="Basso, Marta" w:date="2024-12-27T12:04:00Z" w16du:dateUtc="2024-12-27T20:04:00Z">
              <w:r w:rsidDel="002544C8">
                <w:delText>Spot unit</w:delText>
              </w:r>
            </w:del>
          </w:p>
          <w:p w14:paraId="30922ADE" w14:textId="37688E77" w:rsidR="0060354D" w:rsidDel="002544C8" w:rsidRDefault="0060354D">
            <w:pPr>
              <w:rPr>
                <w:del w:id="309" w:author="Basso, Marta" w:date="2024-12-27T12:04:00Z" w16du:dateUtc="2024-12-27T20:04:00Z"/>
              </w:rPr>
              <w:pPrChange w:id="310" w:author="Basso, Marta" w:date="2024-12-27T12:04:00Z" w16du:dateUtc="2024-12-27T20:04:00Z">
                <w:pPr>
                  <w:pStyle w:val="ListParagraph"/>
                  <w:numPr>
                    <w:numId w:val="8"/>
                  </w:numPr>
                  <w:ind w:hanging="360"/>
                </w:pPr>
              </w:pPrChange>
            </w:pPr>
            <w:del w:id="311" w:author="Basso, Marta" w:date="2024-12-27T12:04:00Z" w16du:dateUtc="2024-12-27T20:04:00Z">
              <w:r w:rsidDel="002544C8">
                <w:delText>Ear protection</w:delText>
              </w:r>
            </w:del>
          </w:p>
          <w:p w14:paraId="728348BC" w14:textId="23ACFCC9" w:rsidR="0060354D" w:rsidDel="002544C8" w:rsidRDefault="0060354D">
            <w:pPr>
              <w:rPr>
                <w:del w:id="312" w:author="Basso, Marta" w:date="2024-12-27T12:04:00Z" w16du:dateUtc="2024-12-27T20:04:00Z"/>
              </w:rPr>
              <w:pPrChange w:id="313" w:author="Basso, Marta" w:date="2024-12-27T12:04:00Z" w16du:dateUtc="2024-12-27T20:04:00Z">
                <w:pPr>
                  <w:pStyle w:val="ListParagraph"/>
                  <w:numPr>
                    <w:numId w:val="8"/>
                  </w:numPr>
                  <w:ind w:hanging="360"/>
                </w:pPr>
              </w:pPrChange>
            </w:pPr>
            <w:del w:id="314" w:author="Basso, Marta" w:date="2024-12-27T12:04:00Z" w16du:dateUtc="2024-12-27T20:04:00Z">
              <w:r w:rsidDel="002544C8">
                <w:delText>Hard hat</w:delText>
              </w:r>
            </w:del>
          </w:p>
          <w:p w14:paraId="318A3614" w14:textId="45039C21" w:rsidR="0060354D" w:rsidDel="002544C8" w:rsidRDefault="0060354D">
            <w:pPr>
              <w:rPr>
                <w:del w:id="315" w:author="Basso, Marta" w:date="2024-12-27T12:04:00Z" w16du:dateUtc="2024-12-27T20:04:00Z"/>
              </w:rPr>
              <w:pPrChange w:id="316" w:author="Basso, Marta" w:date="2024-12-27T12:04:00Z" w16du:dateUtc="2024-12-27T20:04:00Z">
                <w:pPr>
                  <w:pStyle w:val="ListParagraph"/>
                  <w:numPr>
                    <w:numId w:val="8"/>
                  </w:numPr>
                  <w:ind w:hanging="360"/>
                </w:pPr>
              </w:pPrChange>
            </w:pPr>
            <w:del w:id="317" w:author="Basso, Marta" w:date="2024-12-27T12:04:00Z" w16du:dateUtc="2024-12-27T20:04:00Z">
              <w:r w:rsidDel="002544C8">
                <w:delText>First aid kit</w:delText>
              </w:r>
            </w:del>
          </w:p>
          <w:p w14:paraId="1E4978C1" w14:textId="517680D1" w:rsidR="0060354D" w:rsidRPr="008802A1" w:rsidDel="002544C8" w:rsidRDefault="0060354D">
            <w:pPr>
              <w:rPr>
                <w:del w:id="318" w:author="Basso, Marta" w:date="2024-12-27T12:04:00Z" w16du:dateUtc="2024-12-27T20:04:00Z"/>
              </w:rPr>
            </w:pPr>
            <w:del w:id="319" w:author="Basso, Marta" w:date="2024-12-27T12:04:00Z" w16du:dateUtc="2024-12-27T20:04:00Z">
              <w:r w:rsidRPr="008802A1" w:rsidDel="002544C8">
                <w:delText>Miscellaneous:</w:delText>
              </w:r>
            </w:del>
          </w:p>
          <w:p w14:paraId="03AA55A4" w14:textId="7E558B03" w:rsidR="0060354D" w:rsidDel="002544C8" w:rsidRDefault="0060354D">
            <w:pPr>
              <w:rPr>
                <w:del w:id="320" w:author="Basso, Marta" w:date="2024-12-27T12:04:00Z" w16du:dateUtc="2024-12-27T20:04:00Z"/>
              </w:rPr>
              <w:pPrChange w:id="321" w:author="Basso, Marta" w:date="2024-12-27T12:04:00Z" w16du:dateUtc="2024-12-27T20:04:00Z">
                <w:pPr>
                  <w:pStyle w:val="ListParagraph"/>
                  <w:numPr>
                    <w:numId w:val="8"/>
                  </w:numPr>
                  <w:ind w:hanging="360"/>
                </w:pPr>
              </w:pPrChange>
            </w:pPr>
            <w:del w:id="322" w:author="Basso, Marta" w:date="2024-12-27T12:04:00Z" w16du:dateUtc="2024-12-27T20:04:00Z">
              <w:r w:rsidDel="002544C8">
                <w:delText>Padlocks + keys</w:delText>
              </w:r>
            </w:del>
          </w:p>
          <w:p w14:paraId="38A419AB" w14:textId="7DFB005D" w:rsidR="0060354D" w:rsidDel="002544C8" w:rsidRDefault="0060354D">
            <w:pPr>
              <w:rPr>
                <w:del w:id="323" w:author="Basso, Marta" w:date="2024-12-27T12:04:00Z" w16du:dateUtc="2024-12-27T20:04:00Z"/>
              </w:rPr>
              <w:pPrChange w:id="324" w:author="Basso, Marta" w:date="2024-12-27T12:04:00Z" w16du:dateUtc="2024-12-27T20:04:00Z">
                <w:pPr>
                  <w:pStyle w:val="ListParagraph"/>
                  <w:numPr>
                    <w:numId w:val="8"/>
                  </w:numPr>
                  <w:ind w:hanging="360"/>
                </w:pPr>
              </w:pPrChange>
            </w:pPr>
            <w:del w:id="325" w:author="Basso, Marta" w:date="2024-12-27T12:04:00Z" w16du:dateUtc="2024-12-27T20:04:00Z">
              <w:r w:rsidDel="002544C8">
                <w:delText>Waders and/or boots-rubber boots</w:delText>
              </w:r>
            </w:del>
          </w:p>
          <w:p w14:paraId="0A798B98" w14:textId="2B9439BA" w:rsidR="0060354D" w:rsidDel="002544C8" w:rsidRDefault="0060354D">
            <w:pPr>
              <w:rPr>
                <w:del w:id="326" w:author="Basso, Marta" w:date="2024-12-27T12:04:00Z" w16du:dateUtc="2024-12-27T20:04:00Z"/>
              </w:rPr>
              <w:pPrChange w:id="327" w:author="Basso, Marta" w:date="2024-12-27T12:04:00Z" w16du:dateUtc="2024-12-27T20:04:00Z">
                <w:pPr>
                  <w:pStyle w:val="ListParagraph"/>
                  <w:numPr>
                    <w:numId w:val="8"/>
                  </w:numPr>
                  <w:ind w:hanging="360"/>
                </w:pPr>
              </w:pPrChange>
            </w:pPr>
            <w:del w:id="328" w:author="Basso, Marta" w:date="2024-12-27T12:04:00Z" w16du:dateUtc="2024-12-27T20:04:00Z">
              <w:r w:rsidDel="002544C8">
                <w:delText xml:space="preserve">Sonde case </w:delText>
              </w:r>
            </w:del>
          </w:p>
          <w:p w14:paraId="73ECEADB" w14:textId="2DD9C617" w:rsidR="0060354D" w:rsidDel="002544C8" w:rsidRDefault="0060354D">
            <w:pPr>
              <w:rPr>
                <w:del w:id="329" w:author="Basso, Marta" w:date="2024-12-27T12:04:00Z" w16du:dateUtc="2024-12-27T20:04:00Z"/>
              </w:rPr>
              <w:pPrChange w:id="330" w:author="Basso, Marta" w:date="2024-12-27T12:04:00Z" w16du:dateUtc="2024-12-27T20:04:00Z">
                <w:pPr>
                  <w:pStyle w:val="ListParagraph"/>
                  <w:numPr>
                    <w:numId w:val="8"/>
                  </w:numPr>
                  <w:ind w:hanging="360"/>
                </w:pPr>
              </w:pPrChange>
            </w:pPr>
            <w:del w:id="331" w:author="Basso, Marta" w:date="2024-12-27T12:04:00Z" w16du:dateUtc="2024-12-27T20:04:00Z">
              <w:r w:rsidDel="002544C8">
                <w:delText>Sonde wrench</w:delText>
              </w:r>
            </w:del>
          </w:p>
          <w:p w14:paraId="62FACCF1" w14:textId="595345CA" w:rsidR="0060354D" w:rsidDel="002544C8" w:rsidRDefault="0060354D">
            <w:pPr>
              <w:rPr>
                <w:del w:id="332" w:author="Basso, Marta" w:date="2024-12-27T12:04:00Z" w16du:dateUtc="2024-12-27T20:04:00Z"/>
                <w:lang w:val="en-GB"/>
              </w:rPr>
              <w:pPrChange w:id="333" w:author="Basso, Marta" w:date="2024-12-27T12:04:00Z" w16du:dateUtc="2024-12-27T20:04:00Z">
                <w:pPr>
                  <w:pStyle w:val="ListParagraph"/>
                  <w:numPr>
                    <w:numId w:val="8"/>
                  </w:numPr>
                  <w:ind w:hanging="360"/>
                </w:pPr>
              </w:pPrChange>
            </w:pPr>
            <w:del w:id="334" w:author="Basso, Marta" w:date="2024-12-27T12:04:00Z" w16du:dateUtc="2024-12-27T20:04:00Z">
              <w:r w:rsidRPr="00432A90" w:rsidDel="002544C8">
                <w:rPr>
                  <w:lang w:val="en-GB"/>
                </w:rPr>
                <w:delText>Knife</w:delText>
              </w:r>
            </w:del>
          </w:p>
          <w:p w14:paraId="4A951D48" w14:textId="76D15634" w:rsidR="0060354D" w:rsidRPr="00CE09AE" w:rsidDel="002544C8" w:rsidRDefault="0060354D">
            <w:pPr>
              <w:rPr>
                <w:del w:id="335" w:author="Basso, Marta" w:date="2024-12-27T12:04:00Z" w16du:dateUtc="2024-12-27T20:04:00Z"/>
                <w:lang w:val="en-GB"/>
              </w:rPr>
              <w:pPrChange w:id="336" w:author="Basso, Marta" w:date="2024-12-27T12:04:00Z" w16du:dateUtc="2024-12-27T20:04:00Z">
                <w:pPr>
                  <w:pStyle w:val="ListParagraph"/>
                  <w:numPr>
                    <w:numId w:val="8"/>
                  </w:numPr>
                  <w:ind w:hanging="360"/>
                </w:pPr>
              </w:pPrChange>
            </w:pPr>
            <w:del w:id="337" w:author="Basso, Marta" w:date="2024-12-27T12:04:00Z" w16du:dateUtc="2024-12-27T20:04:00Z">
              <w:r w:rsidDel="002544C8">
                <w:rPr>
                  <w:lang w:val="en-GB"/>
                </w:rPr>
                <w:delText>Lockers and keys</w:delText>
              </w:r>
            </w:del>
          </w:p>
          <w:p w14:paraId="559123EE" w14:textId="097AE562" w:rsidR="0060354D" w:rsidDel="002544C8" w:rsidRDefault="0060354D">
            <w:pPr>
              <w:rPr>
                <w:del w:id="338" w:author="Basso, Marta" w:date="2024-12-27T12:04:00Z" w16du:dateUtc="2024-12-27T20:04:00Z"/>
              </w:rPr>
              <w:pPrChange w:id="339" w:author="Basso, Marta" w:date="2024-12-27T12:04:00Z" w16du:dateUtc="2024-12-27T20:04:00Z">
                <w:pPr>
                  <w:pStyle w:val="ListParagraph"/>
                  <w:numPr>
                    <w:numId w:val="8"/>
                  </w:numPr>
                  <w:ind w:hanging="360"/>
                </w:pPr>
              </w:pPrChange>
            </w:pPr>
            <w:del w:id="340" w:author="Basso, Marta" w:date="2024-12-27T12:04:00Z" w16du:dateUtc="2024-12-27T20:04:00Z">
              <w:r w:rsidDel="002544C8">
                <w:delText>Duct tape</w:delText>
              </w:r>
            </w:del>
          </w:p>
          <w:p w14:paraId="3C1C33F5" w14:textId="0B1002C7" w:rsidR="0060354D" w:rsidRPr="00B2573D" w:rsidDel="002544C8" w:rsidRDefault="0060354D">
            <w:pPr>
              <w:rPr>
                <w:del w:id="341" w:author="Basso, Marta" w:date="2024-12-27T12:04:00Z" w16du:dateUtc="2024-12-27T20:04:00Z"/>
                <w:strike/>
                <w:rPrChange w:id="342" w:author="H2O" w:date="2024-12-19T11:16:00Z" w16du:dateUtc="2024-12-19T19:16:00Z">
                  <w:rPr>
                    <w:del w:id="343" w:author="Basso, Marta" w:date="2024-12-27T12:04:00Z" w16du:dateUtc="2024-12-27T20:04:00Z"/>
                  </w:rPr>
                </w:rPrChange>
              </w:rPr>
              <w:pPrChange w:id="344" w:author="Basso, Marta" w:date="2024-12-27T12:04:00Z" w16du:dateUtc="2024-12-27T20:04:00Z">
                <w:pPr>
                  <w:pStyle w:val="ListParagraph"/>
                  <w:numPr>
                    <w:numId w:val="8"/>
                  </w:numPr>
                  <w:ind w:hanging="360"/>
                </w:pPr>
              </w:pPrChange>
            </w:pPr>
            <w:del w:id="345" w:author="Basso, Marta" w:date="2024-12-27T12:04:00Z" w16du:dateUtc="2024-12-27T20:04:00Z">
              <w:r w:rsidRPr="00B2573D" w:rsidDel="002544C8">
                <w:rPr>
                  <w:strike/>
                  <w:rPrChange w:id="346" w:author="H2O" w:date="2024-12-19T11:16:00Z" w16du:dateUtc="2024-12-19T19:16:00Z">
                    <w:rPr/>
                  </w:rPrChange>
                </w:rPr>
                <w:delText>Push broom</w:delText>
              </w:r>
            </w:del>
          </w:p>
          <w:p w14:paraId="21021752" w14:textId="4B2C3A4B" w:rsidR="0060354D" w:rsidDel="002544C8" w:rsidRDefault="0060354D">
            <w:pPr>
              <w:rPr>
                <w:del w:id="347" w:author="Basso, Marta" w:date="2024-12-27T12:04:00Z" w16du:dateUtc="2024-12-27T20:04:00Z"/>
              </w:rPr>
              <w:pPrChange w:id="348" w:author="Basso, Marta" w:date="2024-12-27T12:04:00Z" w16du:dateUtc="2024-12-27T20:04:00Z">
                <w:pPr>
                  <w:pStyle w:val="ListParagraph"/>
                  <w:numPr>
                    <w:numId w:val="8"/>
                  </w:numPr>
                  <w:ind w:hanging="360"/>
                </w:pPr>
              </w:pPrChange>
            </w:pPr>
            <w:del w:id="349" w:author="Basso, Marta" w:date="2024-12-27T12:04:00Z" w16du:dateUtc="2024-12-27T20:04:00Z">
              <w:r w:rsidDel="002544C8">
                <w:delText>Tablet with georeferenced maps</w:delText>
              </w:r>
            </w:del>
          </w:p>
          <w:p w14:paraId="68456C0B" w14:textId="7B63D2EA" w:rsidR="0060354D" w:rsidDel="002544C8" w:rsidRDefault="0060354D">
            <w:pPr>
              <w:rPr>
                <w:del w:id="350" w:author="Basso, Marta" w:date="2024-12-27T12:04:00Z" w16du:dateUtc="2024-12-27T20:04:00Z"/>
              </w:rPr>
              <w:pPrChange w:id="351" w:author="Basso, Marta" w:date="2024-12-27T12:04:00Z" w16du:dateUtc="2024-12-27T20:04:00Z">
                <w:pPr>
                  <w:pStyle w:val="ListParagraph"/>
                  <w:numPr>
                    <w:numId w:val="8"/>
                  </w:numPr>
                  <w:ind w:hanging="360"/>
                </w:pPr>
              </w:pPrChange>
            </w:pPr>
            <w:del w:id="352" w:author="Basso, Marta" w:date="2024-12-27T12:04:00Z" w16du:dateUtc="2024-12-27T20:04:00Z">
              <w:r w:rsidDel="002544C8">
                <w:delText>Paper maps</w:delText>
              </w:r>
            </w:del>
          </w:p>
          <w:p w14:paraId="4A4ED83C" w14:textId="5E89833A" w:rsidR="0060354D" w:rsidDel="002544C8" w:rsidRDefault="0060354D">
            <w:pPr>
              <w:rPr>
                <w:del w:id="353" w:author="Basso, Marta" w:date="2024-12-27T12:04:00Z" w16du:dateUtc="2024-12-27T20:04:00Z"/>
              </w:rPr>
              <w:pPrChange w:id="354" w:author="Basso, Marta" w:date="2024-12-27T12:04:00Z" w16du:dateUtc="2024-12-27T20:04:00Z">
                <w:pPr>
                  <w:pStyle w:val="ListParagraph"/>
                  <w:numPr>
                    <w:numId w:val="8"/>
                  </w:numPr>
                  <w:ind w:hanging="360"/>
                </w:pPr>
              </w:pPrChange>
            </w:pPr>
            <w:del w:id="355" w:author="Basso, Marta" w:date="2024-12-27T12:04:00Z" w16du:dateUtc="2024-12-27T20:04:00Z">
              <w:r w:rsidDel="002544C8">
                <w:delText>Permits, permissions, contact info</w:delText>
              </w:r>
            </w:del>
          </w:p>
          <w:p w14:paraId="4DCA4166" w14:textId="224A4C84" w:rsidR="0060354D" w:rsidDel="002544C8" w:rsidRDefault="0060354D">
            <w:pPr>
              <w:rPr>
                <w:del w:id="356" w:author="Basso, Marta" w:date="2024-12-27T12:04:00Z" w16du:dateUtc="2024-12-27T20:04:00Z"/>
              </w:rPr>
              <w:pPrChange w:id="357" w:author="Basso, Marta" w:date="2024-12-27T12:04:00Z" w16du:dateUtc="2024-12-27T20:04:00Z">
                <w:pPr>
                  <w:pStyle w:val="ListParagraph"/>
                  <w:numPr>
                    <w:numId w:val="8"/>
                  </w:numPr>
                  <w:ind w:hanging="360"/>
                </w:pPr>
              </w:pPrChange>
            </w:pPr>
            <w:del w:id="358" w:author="Basso, Marta" w:date="2024-12-27T12:04:00Z" w16du:dateUtc="2024-12-27T20:04:00Z">
              <w:r w:rsidDel="002544C8">
                <w:delText>Colorful ribbon for marking</w:delText>
              </w:r>
            </w:del>
          </w:p>
          <w:p w14:paraId="633BCA75" w14:textId="593AF3AD" w:rsidR="0060354D" w:rsidDel="002544C8" w:rsidRDefault="0060354D">
            <w:pPr>
              <w:rPr>
                <w:ins w:id="359" w:author="Bogaart, Manon" w:date="2024-12-17T16:07:00Z" w16du:dateUtc="2024-12-18T00:07:00Z"/>
                <w:del w:id="360" w:author="Basso, Marta" w:date="2024-12-27T12:04:00Z" w16du:dateUtc="2024-12-27T20:04:00Z"/>
                <w:lang w:val="en-GB"/>
              </w:rPr>
              <w:pPrChange w:id="361" w:author="Basso, Marta" w:date="2024-12-27T12:04:00Z" w16du:dateUtc="2024-12-27T20:04:00Z">
                <w:pPr>
                  <w:pStyle w:val="ListParagraph"/>
                  <w:numPr>
                    <w:numId w:val="8"/>
                  </w:numPr>
                  <w:ind w:hanging="360"/>
                </w:pPr>
              </w:pPrChange>
            </w:pPr>
            <w:del w:id="362" w:author="Basso, Marta" w:date="2024-12-27T12:04:00Z" w16du:dateUtc="2024-12-27T20:04:00Z">
              <w:r w:rsidRPr="00432A90" w:rsidDel="002544C8">
                <w:rPr>
                  <w:lang w:val="en-GB"/>
                </w:rPr>
                <w:delText>Field notebooks</w:delText>
              </w:r>
            </w:del>
          </w:p>
          <w:p w14:paraId="7DAB40AE" w14:textId="1E4208BA" w:rsidR="00BE03AD" w:rsidDel="002544C8" w:rsidRDefault="00BE03AD">
            <w:pPr>
              <w:rPr>
                <w:ins w:id="363" w:author="Bogaart, Manon" w:date="2024-12-17T16:07:00Z" w16du:dateUtc="2024-12-18T00:07:00Z"/>
                <w:del w:id="364" w:author="Basso, Marta" w:date="2024-12-27T12:04:00Z" w16du:dateUtc="2024-12-27T20:04:00Z"/>
                <w:lang w:val="en-GB"/>
              </w:rPr>
              <w:pPrChange w:id="365" w:author="Basso, Marta" w:date="2024-12-27T12:04:00Z" w16du:dateUtc="2024-12-27T20:04:00Z">
                <w:pPr>
                  <w:pStyle w:val="ListParagraph"/>
                  <w:numPr>
                    <w:numId w:val="8"/>
                  </w:numPr>
                  <w:ind w:hanging="360"/>
                </w:pPr>
              </w:pPrChange>
            </w:pPr>
            <w:ins w:id="366" w:author="Bogaart, Manon" w:date="2024-12-17T16:07:00Z" w16du:dateUtc="2024-12-18T00:07:00Z">
              <w:del w:id="367" w:author="Basso, Marta" w:date="2024-12-27T12:04:00Z" w16du:dateUtc="2024-12-27T20:04:00Z">
                <w:r w:rsidDel="002544C8">
                  <w:rPr>
                    <w:lang w:val="en-GB"/>
                  </w:rPr>
                  <w:delText>Field forms</w:delText>
                </w:r>
              </w:del>
            </w:ins>
          </w:p>
          <w:p w14:paraId="28763740" w14:textId="7D381529" w:rsidR="00BE03AD" w:rsidDel="002544C8" w:rsidRDefault="00BE03AD">
            <w:pPr>
              <w:rPr>
                <w:del w:id="368" w:author="Basso, Marta" w:date="2024-12-27T12:04:00Z" w16du:dateUtc="2024-12-27T20:04:00Z"/>
                <w:lang w:val="en-GB"/>
              </w:rPr>
              <w:pPrChange w:id="369" w:author="Basso, Marta" w:date="2024-12-27T12:04:00Z" w16du:dateUtc="2024-12-27T20:04:00Z">
                <w:pPr>
                  <w:pStyle w:val="ListParagraph"/>
                  <w:numPr>
                    <w:numId w:val="8"/>
                  </w:numPr>
                  <w:ind w:hanging="360"/>
                </w:pPr>
              </w:pPrChange>
            </w:pPr>
            <w:ins w:id="370" w:author="Bogaart, Manon" w:date="2024-12-17T16:07:00Z" w16du:dateUtc="2024-12-18T00:07:00Z">
              <w:del w:id="371" w:author="Basso, Marta" w:date="2024-12-27T12:04:00Z" w16du:dateUtc="2024-12-27T20:04:00Z">
                <w:r w:rsidDel="002544C8">
                  <w:rPr>
                    <w:lang w:val="en-GB"/>
                  </w:rPr>
                  <w:delText>Extra rain on paper</w:delText>
                </w:r>
              </w:del>
            </w:ins>
          </w:p>
          <w:p w14:paraId="07D2D3A2" w14:textId="29A55A82" w:rsidR="0060354D" w:rsidRPr="00CE09AE" w:rsidDel="002544C8" w:rsidRDefault="0060354D">
            <w:pPr>
              <w:rPr>
                <w:del w:id="372" w:author="Basso, Marta" w:date="2024-12-27T12:04:00Z" w16du:dateUtc="2024-12-27T20:04:00Z"/>
              </w:rPr>
              <w:pPrChange w:id="373" w:author="Basso, Marta" w:date="2024-12-27T12:04:00Z" w16du:dateUtc="2024-12-27T20:04:00Z">
                <w:pPr>
                  <w:pStyle w:val="ListParagraph"/>
                  <w:numPr>
                    <w:numId w:val="8"/>
                  </w:numPr>
                  <w:ind w:hanging="360"/>
                </w:pPr>
              </w:pPrChange>
            </w:pPr>
            <w:del w:id="374" w:author="Basso, Marta" w:date="2024-12-27T12:04:00Z" w16du:dateUtc="2024-12-27T20:04:00Z">
              <w:r w:rsidDel="002544C8">
                <w:delText xml:space="preserve">Washi labeling tape </w:delText>
              </w:r>
            </w:del>
          </w:p>
          <w:p w14:paraId="3E0D9B42" w14:textId="29DDE076" w:rsidR="0060354D" w:rsidDel="002544C8" w:rsidRDefault="0060354D">
            <w:pPr>
              <w:rPr>
                <w:del w:id="375" w:author="Basso, Marta" w:date="2024-12-27T12:04:00Z" w16du:dateUtc="2024-12-27T20:04:00Z"/>
                <w:lang w:val="en-GB"/>
              </w:rPr>
              <w:pPrChange w:id="376" w:author="Basso, Marta" w:date="2024-12-27T12:04:00Z" w16du:dateUtc="2024-12-27T20:04:00Z">
                <w:pPr>
                  <w:pStyle w:val="ListParagraph"/>
                  <w:numPr>
                    <w:numId w:val="8"/>
                  </w:numPr>
                  <w:ind w:hanging="360"/>
                </w:pPr>
              </w:pPrChange>
            </w:pPr>
            <w:del w:id="377" w:author="Basso, Marta" w:date="2024-12-27T12:04:00Z" w16du:dateUtc="2024-12-27T20:04:00Z">
              <w:r w:rsidRPr="00432A90" w:rsidDel="002544C8">
                <w:rPr>
                  <w:lang w:val="en-GB"/>
                </w:rPr>
                <w:delText>Pencils</w:delText>
              </w:r>
            </w:del>
          </w:p>
          <w:p w14:paraId="2B0A0FAA" w14:textId="464CEFBE" w:rsidR="0060354D" w:rsidDel="002544C8" w:rsidRDefault="0060354D">
            <w:pPr>
              <w:rPr>
                <w:del w:id="378" w:author="Basso, Marta" w:date="2024-12-27T12:04:00Z" w16du:dateUtc="2024-12-27T20:04:00Z"/>
                <w:lang w:val="en-GB"/>
              </w:rPr>
              <w:pPrChange w:id="379" w:author="Basso, Marta" w:date="2024-12-27T12:04:00Z" w16du:dateUtc="2024-12-27T20:04:00Z">
                <w:pPr>
                  <w:pStyle w:val="ListParagraph"/>
                  <w:numPr>
                    <w:numId w:val="8"/>
                  </w:numPr>
                  <w:ind w:hanging="360"/>
                </w:pPr>
              </w:pPrChange>
            </w:pPr>
            <w:del w:id="380" w:author="Basso, Marta" w:date="2024-12-27T12:04:00Z" w16du:dateUtc="2024-12-27T20:04:00Z">
              <w:r w:rsidRPr="00432A90" w:rsidDel="002544C8">
                <w:rPr>
                  <w:lang w:val="en-GB"/>
                </w:rPr>
                <w:delText>Sharpies</w:delText>
              </w:r>
            </w:del>
          </w:p>
          <w:p w14:paraId="3C07BAAF" w14:textId="6BD299F9" w:rsidR="0060354D" w:rsidRPr="00CE09AE" w:rsidDel="002544C8" w:rsidRDefault="0060354D">
            <w:pPr>
              <w:rPr>
                <w:del w:id="381" w:author="Basso, Marta" w:date="2024-12-27T12:04:00Z" w16du:dateUtc="2024-12-27T20:04:00Z"/>
              </w:rPr>
              <w:pPrChange w:id="382" w:author="Basso, Marta" w:date="2024-12-27T12:04:00Z" w16du:dateUtc="2024-12-27T20:04:00Z">
                <w:pPr>
                  <w:pStyle w:val="ListParagraph"/>
                  <w:numPr>
                    <w:numId w:val="8"/>
                  </w:numPr>
                  <w:ind w:hanging="360"/>
                </w:pPr>
              </w:pPrChange>
            </w:pPr>
            <w:del w:id="383" w:author="Basso, Marta" w:date="2024-12-27T12:04:00Z" w16du:dateUtc="2024-12-27T20:04:00Z">
              <w:r w:rsidDel="002544C8">
                <w:delText>Tool box</w:delText>
              </w:r>
            </w:del>
          </w:p>
          <w:p w14:paraId="0F91A1D2" w14:textId="39F08BF1" w:rsidR="0060354D" w:rsidDel="002544C8" w:rsidRDefault="0060354D">
            <w:pPr>
              <w:rPr>
                <w:del w:id="384" w:author="Basso, Marta" w:date="2024-12-27T12:04:00Z" w16du:dateUtc="2024-12-27T20:04:00Z"/>
              </w:rPr>
              <w:pPrChange w:id="385" w:author="Basso, Marta" w:date="2024-12-27T12:04:00Z" w16du:dateUtc="2024-12-27T20:04:00Z">
                <w:pPr>
                  <w:pStyle w:val="ListParagraph"/>
                  <w:numPr>
                    <w:numId w:val="8"/>
                  </w:numPr>
                  <w:ind w:hanging="360"/>
                </w:pPr>
              </w:pPrChange>
            </w:pPr>
            <w:del w:id="386" w:author="Basso, Marta" w:date="2024-12-27T12:04:00Z" w16du:dateUtc="2024-12-27T20:04:00Z">
              <w:r w:rsidDel="002544C8">
                <w:delText>Pulaski, shovel, saw (for clearing debris off road. Required during fire season).</w:delText>
              </w:r>
            </w:del>
          </w:p>
          <w:p w14:paraId="60F9AB63" w14:textId="0939D572" w:rsidR="0060354D" w:rsidDel="002544C8" w:rsidRDefault="0060354D">
            <w:pPr>
              <w:rPr>
                <w:del w:id="387" w:author="Basso, Marta" w:date="2024-12-27T12:04:00Z" w16du:dateUtc="2024-12-27T20:04:00Z"/>
              </w:rPr>
              <w:pPrChange w:id="388" w:author="Basso, Marta" w:date="2024-12-27T12:04:00Z" w16du:dateUtc="2024-12-27T20:04:00Z">
                <w:pPr>
                  <w:pStyle w:val="ListParagraph"/>
                  <w:numPr>
                    <w:numId w:val="8"/>
                  </w:numPr>
                  <w:spacing w:after="160" w:line="259" w:lineRule="auto"/>
                  <w:ind w:hanging="360"/>
                </w:pPr>
              </w:pPrChange>
            </w:pPr>
            <w:del w:id="389" w:author="Basso, Marta" w:date="2024-12-27T12:04:00Z" w16du:dateUtc="2024-12-27T20:04:00Z">
              <w:r w:rsidDel="002544C8">
                <w:delText>Water pump backpack (summer field work, only)</w:delText>
              </w:r>
            </w:del>
          </w:p>
          <w:p w14:paraId="6530D459" w14:textId="3B5FCCC0" w:rsidR="0060354D" w:rsidRPr="00CE09AE" w:rsidDel="002544C8" w:rsidRDefault="0060354D">
            <w:pPr>
              <w:rPr>
                <w:del w:id="390" w:author="Basso, Marta" w:date="2024-12-27T12:04:00Z" w16du:dateUtc="2024-12-27T20:04:00Z"/>
              </w:rPr>
              <w:pPrChange w:id="391" w:author="Basso, Marta" w:date="2024-12-27T12:04:00Z" w16du:dateUtc="2024-12-27T20:04:00Z">
                <w:pPr>
                  <w:pStyle w:val="ListParagraph"/>
                  <w:numPr>
                    <w:numId w:val="8"/>
                  </w:numPr>
                  <w:ind w:hanging="360"/>
                </w:pPr>
              </w:pPrChange>
            </w:pPr>
            <w:del w:id="392" w:author="Basso, Marta" w:date="2024-12-27T12:04:00Z" w16du:dateUtc="2024-12-27T20:04:00Z">
              <w:r w:rsidDel="002544C8">
                <w:delText>5 gallon jug filled with potable water (summer field work, only)</w:delText>
              </w:r>
            </w:del>
          </w:p>
          <w:p w14:paraId="5150FE79" w14:textId="5C991F1D" w:rsidR="007546A8" w:rsidRDefault="007546A8" w:rsidP="002544C8"/>
        </w:tc>
      </w:tr>
    </w:tbl>
    <w:p w14:paraId="0C1318E1" w14:textId="4F6733AD" w:rsidR="00D721DC" w:rsidRPr="00045D1A" w:rsidRDefault="00D721DC" w:rsidP="008A5C92">
      <w:pPr>
        <w:rPr>
          <w:rFonts w:eastAsiaTheme="majorEastAsia" w:cstheme="majorBidi"/>
          <w:color w:val="0F4761" w:themeColor="accent1" w:themeShade="BF"/>
          <w:sz w:val="28"/>
          <w:szCs w:val="28"/>
        </w:rPr>
      </w:pPr>
    </w:p>
    <w:p w14:paraId="37207220" w14:textId="35717151" w:rsidR="00D721DC" w:rsidRDefault="00D721DC" w:rsidP="00E82031">
      <w:pPr>
        <w:rPr>
          <w:b/>
          <w:bCs/>
        </w:rPr>
      </w:pPr>
    </w:p>
    <w:p w14:paraId="7A209F34" w14:textId="77777777" w:rsidR="00D24364" w:rsidRDefault="00D24364">
      <w:pPr>
        <w:rPr>
          <w:rFonts w:asciiTheme="majorHAnsi" w:eastAsiaTheme="majorEastAsia" w:hAnsiTheme="majorHAnsi" w:cstheme="majorBidi"/>
          <w:color w:val="0F4761" w:themeColor="accent1" w:themeShade="BF"/>
          <w:sz w:val="40"/>
          <w:szCs w:val="40"/>
        </w:rPr>
      </w:pPr>
      <w:r>
        <w:br w:type="page"/>
      </w:r>
    </w:p>
    <w:p w14:paraId="16804B0D" w14:textId="59826319" w:rsidR="00330A1F" w:rsidRDefault="00A64249" w:rsidP="00D24364">
      <w:pPr>
        <w:pStyle w:val="Heading1"/>
      </w:pPr>
      <w:bookmarkStart w:id="393" w:name="_Toc180737238"/>
      <w:commentRangeStart w:id="394"/>
      <w:commentRangeStart w:id="395"/>
      <w:commentRangeStart w:id="396"/>
      <w:commentRangeStart w:id="397"/>
      <w:r>
        <w:lastRenderedPageBreak/>
        <w:t>Procedure</w:t>
      </w:r>
      <w:bookmarkEnd w:id="393"/>
      <w:r>
        <w:t xml:space="preserve"> </w:t>
      </w:r>
      <w:commentRangeEnd w:id="394"/>
      <w:r w:rsidR="00CA34EC">
        <w:rPr>
          <w:rStyle w:val="CommentReference"/>
          <w:rFonts w:asciiTheme="minorHAnsi" w:eastAsiaTheme="minorHAnsi" w:hAnsiTheme="minorHAnsi" w:cstheme="minorBidi"/>
          <w:color w:val="auto"/>
        </w:rPr>
        <w:commentReference w:id="394"/>
      </w:r>
      <w:commentRangeEnd w:id="395"/>
      <w:commentRangeEnd w:id="396"/>
      <w:commentRangeEnd w:id="397"/>
      <w:r w:rsidR="00C4213A">
        <w:rPr>
          <w:rStyle w:val="CommentReference"/>
          <w:rFonts w:asciiTheme="minorHAnsi" w:eastAsiaTheme="minorHAnsi" w:hAnsiTheme="minorHAnsi" w:cstheme="minorBidi"/>
          <w:color w:val="auto"/>
        </w:rPr>
        <w:commentReference w:id="395"/>
      </w:r>
      <w:r w:rsidR="005266CD">
        <w:rPr>
          <w:rStyle w:val="CommentReference"/>
          <w:rFonts w:asciiTheme="minorHAnsi" w:eastAsiaTheme="minorHAnsi" w:hAnsiTheme="minorHAnsi" w:cstheme="minorBidi"/>
          <w:color w:val="auto"/>
        </w:rPr>
        <w:commentReference w:id="396"/>
      </w:r>
      <w:r w:rsidR="001B7495">
        <w:rPr>
          <w:rStyle w:val="CommentReference"/>
          <w:rFonts w:asciiTheme="minorHAnsi" w:eastAsiaTheme="minorHAnsi" w:hAnsiTheme="minorHAnsi" w:cstheme="minorBidi"/>
          <w:color w:val="auto"/>
        </w:rPr>
        <w:commentReference w:id="397"/>
      </w:r>
    </w:p>
    <w:p w14:paraId="464921B1" w14:textId="77777777" w:rsidR="00315DA5" w:rsidRPr="00315DA5" w:rsidRDefault="00315DA5" w:rsidP="00315DA5"/>
    <w:p w14:paraId="56AA9697" w14:textId="632A9A64" w:rsidR="00315DA5" w:rsidRDefault="00315DA5" w:rsidP="00315DA5">
      <w:pPr>
        <w:pStyle w:val="Heading3"/>
        <w:rPr>
          <w:ins w:id="398" w:author="Basso, Marta" w:date="2024-12-27T11:41:00Z" w16du:dateUtc="2024-12-27T19:41:00Z"/>
          <w:b/>
          <w:bCs/>
          <w:sz w:val="32"/>
          <w:szCs w:val="32"/>
          <w:lang w:val="en-GB"/>
        </w:rPr>
      </w:pPr>
      <w:bookmarkStart w:id="399" w:name="_Toc180737239"/>
      <w:r w:rsidRPr="00045D1A">
        <w:rPr>
          <w:b/>
          <w:bCs/>
          <w:sz w:val="32"/>
          <w:szCs w:val="32"/>
          <w:lang w:val="en-GB"/>
        </w:rPr>
        <w:t>Before leaving</w:t>
      </w:r>
      <w:bookmarkEnd w:id="399"/>
    </w:p>
    <w:p w14:paraId="654D6CB5" w14:textId="77777777" w:rsidR="00E53A61" w:rsidRDefault="00E53A61" w:rsidP="00E53A61">
      <w:pPr>
        <w:rPr>
          <w:ins w:id="400" w:author="Basso, Marta" w:date="2024-12-27T11:41:00Z" w16du:dateUtc="2024-12-27T19:41:00Z"/>
          <w:lang w:val="en-GB"/>
        </w:rPr>
      </w:pPr>
    </w:p>
    <w:p w14:paraId="4DEB211B" w14:textId="6C38E3E3" w:rsidR="00E53A61" w:rsidRDefault="00E53A61" w:rsidP="00E53A61">
      <w:pPr>
        <w:rPr>
          <w:ins w:id="401" w:author="Basso, Marta" w:date="2024-12-27T11:41:00Z" w16du:dateUtc="2024-12-27T19:41:00Z"/>
          <w:b/>
          <w:bCs/>
          <w:color w:val="156082" w:themeColor="accent1"/>
          <w:lang w:val="en-GB"/>
        </w:rPr>
      </w:pPr>
      <w:ins w:id="402" w:author="Basso, Marta" w:date="2024-12-27T11:41:00Z" w16du:dateUtc="2024-12-27T19:41:00Z">
        <w:r w:rsidRPr="00E53A61">
          <w:rPr>
            <w:b/>
            <w:bCs/>
            <w:color w:val="156082" w:themeColor="accent1"/>
            <w:lang w:val="en-GB"/>
            <w:rPrChange w:id="403" w:author="Basso, Marta" w:date="2024-12-27T11:41:00Z" w16du:dateUtc="2024-12-27T19:41:00Z">
              <w:rPr>
                <w:lang w:val="en-GB"/>
              </w:rPr>
            </w:rPrChange>
          </w:rPr>
          <w:t>At least one week before leaving:</w:t>
        </w:r>
      </w:ins>
    </w:p>
    <w:p w14:paraId="1E476A9D" w14:textId="188DF959" w:rsidR="00E53A61" w:rsidRDefault="00E53A61" w:rsidP="00E53A61">
      <w:pPr>
        <w:pStyle w:val="ListParagraph"/>
        <w:numPr>
          <w:ilvl w:val="0"/>
          <w:numId w:val="22"/>
        </w:numPr>
        <w:rPr>
          <w:ins w:id="404" w:author="Basso, Marta" w:date="2024-12-27T11:43:00Z" w16du:dateUtc="2024-12-27T19:43:00Z"/>
          <w:lang w:val="en-GB"/>
        </w:rPr>
      </w:pPr>
      <w:ins w:id="405" w:author="Basso, Marta" w:date="2024-12-27T11:42:00Z" w16du:dateUtc="2024-12-27T19:42:00Z">
        <w:r>
          <w:rPr>
            <w:lang w:val="en-GB"/>
          </w:rPr>
          <w:t xml:space="preserve">Make sure that the ISCO are </w:t>
        </w:r>
      </w:ins>
      <w:ins w:id="406" w:author="Basso, Marta" w:date="2024-12-27T11:45:00Z" w16du:dateUtc="2024-12-27T19:45:00Z">
        <w:r>
          <w:rPr>
            <w:lang w:val="en-GB"/>
          </w:rPr>
          <w:t>working,</w:t>
        </w:r>
      </w:ins>
      <w:ins w:id="407" w:author="Basso, Marta" w:date="2024-12-27T11:42:00Z" w16du:dateUtc="2024-12-27T19:42:00Z">
        <w:r>
          <w:rPr>
            <w:lang w:val="en-GB"/>
          </w:rPr>
          <w:t xml:space="preserve"> and the </w:t>
        </w:r>
      </w:ins>
      <w:ins w:id="408" w:author="Basso, Marta" w:date="2024-12-27T11:43:00Z" w16du:dateUtc="2024-12-27T19:43:00Z">
        <w:r>
          <w:rPr>
            <w:lang w:val="en-GB"/>
          </w:rPr>
          <w:t xml:space="preserve">desiccant is blue (check </w:t>
        </w:r>
      </w:ins>
      <w:ins w:id="409" w:author="Basso, Marta" w:date="2024-12-27T11:45:00Z" w16du:dateUtc="2024-12-27T19:45:00Z">
        <w:r>
          <w:rPr>
            <w:lang w:val="en-GB"/>
          </w:rPr>
          <w:t>field</w:t>
        </w:r>
      </w:ins>
      <w:ins w:id="410" w:author="Basso, Marta" w:date="2024-12-27T11:43:00Z" w16du:dateUtc="2024-12-27T19:43:00Z">
        <w:r>
          <w:rPr>
            <w:lang w:val="en-GB"/>
          </w:rPr>
          <w:t xml:space="preserve"> preparation sop). </w:t>
        </w:r>
      </w:ins>
    </w:p>
    <w:p w14:paraId="0B741847" w14:textId="467819ED" w:rsidR="00E53A61" w:rsidRDefault="00E53A61" w:rsidP="00E53A61">
      <w:pPr>
        <w:pStyle w:val="ListParagraph"/>
        <w:numPr>
          <w:ilvl w:val="0"/>
          <w:numId w:val="22"/>
        </w:numPr>
        <w:rPr>
          <w:ins w:id="411" w:author="Basso, Marta" w:date="2024-12-27T11:45:00Z" w16du:dateUtc="2024-12-27T19:45:00Z"/>
          <w:lang w:val="en-GB"/>
        </w:rPr>
      </w:pPr>
      <w:ins w:id="412" w:author="Basso, Marta" w:date="2024-12-27T11:43:00Z" w16du:dateUtc="2024-12-27T19:43:00Z">
        <w:r>
          <w:rPr>
            <w:lang w:val="en-GB"/>
          </w:rPr>
          <w:t xml:space="preserve">Ensure you have enough </w:t>
        </w:r>
      </w:ins>
      <w:ins w:id="413" w:author="Basso, Marta" w:date="2024-12-27T11:44:00Z" w16du:dateUtc="2024-12-27T19:44:00Z">
        <w:r>
          <w:rPr>
            <w:lang w:val="en-GB"/>
          </w:rPr>
          <w:t xml:space="preserve">acid washed ISCO bottles, 250 ml and 1 L bottles for </w:t>
        </w:r>
      </w:ins>
      <w:ins w:id="414" w:author="Basso, Marta" w:date="2024-12-27T11:45:00Z" w16du:dateUtc="2024-12-27T19:45:00Z">
        <w:r>
          <w:rPr>
            <w:lang w:val="en-GB"/>
          </w:rPr>
          <w:t xml:space="preserve">lab analysis (check </w:t>
        </w:r>
        <w:commentRangeStart w:id="415"/>
        <w:commentRangeStart w:id="416"/>
        <w:r>
          <w:rPr>
            <w:lang w:val="en-GB"/>
          </w:rPr>
          <w:t>Lab sop</w:t>
        </w:r>
      </w:ins>
      <w:commentRangeEnd w:id="415"/>
      <w:r w:rsidR="009D53AE">
        <w:rPr>
          <w:rStyle w:val="CommentReference"/>
        </w:rPr>
        <w:commentReference w:id="415"/>
      </w:r>
      <w:commentRangeEnd w:id="416"/>
      <w:r w:rsidR="001B7495">
        <w:rPr>
          <w:rStyle w:val="CommentReference"/>
        </w:rPr>
        <w:commentReference w:id="416"/>
      </w:r>
      <w:ins w:id="417" w:author="Basso, Marta" w:date="2024-12-27T11:45:00Z" w16du:dateUtc="2024-12-27T19:45:00Z">
        <w:r>
          <w:rPr>
            <w:lang w:val="en-GB"/>
          </w:rPr>
          <w:t xml:space="preserve">). </w:t>
        </w:r>
      </w:ins>
    </w:p>
    <w:p w14:paraId="78E429CC" w14:textId="67761E48" w:rsidR="00E53A61" w:rsidRDefault="008740BC" w:rsidP="00E53A61">
      <w:pPr>
        <w:rPr>
          <w:ins w:id="418" w:author="Basso, Marta" w:date="2024-12-27T11:45:00Z" w16du:dateUtc="2024-12-27T19:45:00Z"/>
          <w:b/>
          <w:bCs/>
          <w:color w:val="156082" w:themeColor="accent1"/>
          <w:lang w:val="en-GB"/>
        </w:rPr>
      </w:pPr>
      <w:ins w:id="419" w:author="Basso, Marta" w:date="2024-12-27T11:45:00Z" w16du:dateUtc="2024-12-27T19:45:00Z">
        <w:r>
          <w:rPr>
            <w:b/>
            <w:bCs/>
            <w:color w:val="156082" w:themeColor="accent1"/>
            <w:lang w:val="en-GB"/>
          </w:rPr>
          <w:t xml:space="preserve">Two or three days before leaving: </w:t>
        </w:r>
      </w:ins>
    </w:p>
    <w:p w14:paraId="11E0A016" w14:textId="4272479F" w:rsidR="008740BC" w:rsidRDefault="008740BC" w:rsidP="008740BC">
      <w:pPr>
        <w:pStyle w:val="ListParagraph"/>
        <w:numPr>
          <w:ilvl w:val="0"/>
          <w:numId w:val="48"/>
        </w:numPr>
        <w:rPr>
          <w:ins w:id="420" w:author="Basso, Marta" w:date="2024-12-27T11:46:00Z" w16du:dateUtc="2024-12-27T19:46:00Z"/>
          <w:lang w:val="en-GB"/>
        </w:rPr>
      </w:pPr>
      <w:ins w:id="421" w:author="Basso, Marta" w:date="2024-12-27T11:46:00Z" w16du:dateUtc="2024-12-27T19:46:00Z">
        <w:r>
          <w:rPr>
            <w:lang w:val="en-GB"/>
          </w:rPr>
          <w:t xml:space="preserve">Reserve the trucks at </w:t>
        </w:r>
      </w:ins>
      <w:ins w:id="422" w:author="McCredie, Katherine E" w:date="2025-01-06T13:08:00Z" w16du:dateUtc="2025-01-06T21:08:00Z">
        <w:r w:rsidR="009D53AE">
          <w:rPr>
            <w:lang w:val="en-GB"/>
          </w:rPr>
          <w:t xml:space="preserve">OSU </w:t>
        </w:r>
      </w:ins>
      <w:proofErr w:type="spellStart"/>
      <w:ins w:id="423" w:author="Basso, Marta" w:date="2024-12-27T11:46:00Z" w16du:dateUtc="2024-12-27T19:46:00Z">
        <w:r>
          <w:rPr>
            <w:lang w:val="en-GB"/>
          </w:rPr>
          <w:t>motorpool</w:t>
        </w:r>
        <w:proofErr w:type="spellEnd"/>
        <w:r>
          <w:rPr>
            <w:lang w:val="en-GB"/>
          </w:rPr>
          <w:t xml:space="preserve"> needed for sampling. </w:t>
        </w:r>
      </w:ins>
    </w:p>
    <w:p w14:paraId="29B56D97" w14:textId="3DAE23BF" w:rsidR="008740BC" w:rsidRPr="008740BC" w:rsidRDefault="008740BC">
      <w:pPr>
        <w:pStyle w:val="ListParagraph"/>
        <w:numPr>
          <w:ilvl w:val="0"/>
          <w:numId w:val="48"/>
        </w:numPr>
        <w:rPr>
          <w:lang w:val="en-GB"/>
          <w:rPrChange w:id="424" w:author="Basso, Marta" w:date="2024-12-27T11:46:00Z" w16du:dateUtc="2024-12-27T19:46:00Z">
            <w:rPr>
              <w:b/>
              <w:bCs/>
              <w:sz w:val="32"/>
              <w:szCs w:val="32"/>
              <w:lang w:val="en-GB"/>
            </w:rPr>
          </w:rPrChange>
        </w:rPr>
        <w:pPrChange w:id="425" w:author="Basso, Marta" w:date="2024-12-27T11:46:00Z" w16du:dateUtc="2024-12-27T19:46:00Z">
          <w:pPr>
            <w:pStyle w:val="Heading3"/>
          </w:pPr>
        </w:pPrChange>
      </w:pPr>
      <w:ins w:id="426" w:author="Basso, Marta" w:date="2024-12-27T11:47:00Z" w16du:dateUtc="2024-12-27T19:47:00Z">
        <w:del w:id="427" w:author="McCredie, Katherine E" w:date="2025-01-06T13:08:00Z" w16du:dateUtc="2025-01-06T21:08:00Z">
          <w:r w:rsidDel="009D53AE">
            <w:rPr>
              <w:lang w:val="en-GB"/>
            </w:rPr>
            <w:delText>If needed, upload</w:delText>
          </w:r>
        </w:del>
      </w:ins>
      <w:ins w:id="428" w:author="McCredie, Katherine E" w:date="2025-01-06T13:08:00Z" w16du:dateUtc="2025-01-06T21:08:00Z">
        <w:r w:rsidR="009D53AE">
          <w:rPr>
            <w:lang w:val="en-GB"/>
          </w:rPr>
          <w:t>Upload</w:t>
        </w:r>
      </w:ins>
      <w:ins w:id="429" w:author="Basso, Marta" w:date="2024-12-27T11:47:00Z" w16du:dateUtc="2024-12-27T19:47:00Z">
        <w:r>
          <w:rPr>
            <w:lang w:val="en-GB"/>
          </w:rPr>
          <w:t xml:space="preserve"> maps</w:t>
        </w:r>
      </w:ins>
      <w:ins w:id="430" w:author="McCredie, Katherine E" w:date="2025-01-06T13:08:00Z" w16du:dateUtc="2025-01-06T21:08:00Z">
        <w:r w:rsidR="009D53AE">
          <w:rPr>
            <w:lang w:val="en-GB"/>
          </w:rPr>
          <w:t xml:space="preserve"> to tablets</w:t>
        </w:r>
      </w:ins>
      <w:ins w:id="431" w:author="Basso, Marta" w:date="2024-12-27T11:47:00Z" w16du:dateUtc="2024-12-27T19:47:00Z">
        <w:r>
          <w:rPr>
            <w:lang w:val="en-GB"/>
          </w:rPr>
          <w:t xml:space="preserve"> </w:t>
        </w:r>
      </w:ins>
      <w:ins w:id="432" w:author="McCredie, Katherine E" w:date="2025-01-06T13:08:00Z" w16du:dateUtc="2025-01-06T21:08:00Z">
        <w:r w:rsidR="009D53AE">
          <w:rPr>
            <w:lang w:val="en-GB"/>
          </w:rPr>
          <w:t xml:space="preserve">and confirm </w:t>
        </w:r>
      </w:ins>
      <w:ins w:id="433" w:author="Basso, Marta" w:date="2024-12-27T11:47:00Z" w16du:dateUtc="2024-12-27T19:47:00Z">
        <w:del w:id="434" w:author="McCredie, Katherine E" w:date="2025-01-06T13:08:00Z" w16du:dateUtc="2025-01-06T21:08:00Z">
          <w:r w:rsidDel="009D53AE">
            <w:rPr>
              <w:lang w:val="en-GB"/>
            </w:rPr>
            <w:delText xml:space="preserve">in </w:delText>
          </w:r>
        </w:del>
        <w:proofErr w:type="spellStart"/>
        <w:r>
          <w:rPr>
            <w:lang w:val="en-GB"/>
          </w:rPr>
          <w:t>Av</w:t>
        </w:r>
      </w:ins>
      <w:ins w:id="435" w:author="McCredie, Katherine E" w:date="2025-01-06T13:08:00Z" w16du:dateUtc="2025-01-06T21:08:00Z">
        <w:r w:rsidR="009D53AE">
          <w:rPr>
            <w:lang w:val="en-GB"/>
          </w:rPr>
          <w:t>e</w:t>
        </w:r>
      </w:ins>
      <w:ins w:id="436" w:author="Basso, Marta" w:date="2024-12-27T11:47:00Z" w16du:dateUtc="2024-12-27T19:47:00Z">
        <w:del w:id="437" w:author="McCredie, Katherine E" w:date="2025-01-06T13:08:00Z" w16du:dateUtc="2025-01-06T21:08:00Z">
          <w:r w:rsidDel="009D53AE">
            <w:rPr>
              <w:lang w:val="en-GB"/>
            </w:rPr>
            <w:delText>a</w:delText>
          </w:r>
        </w:del>
        <w:r>
          <w:rPr>
            <w:lang w:val="en-GB"/>
          </w:rPr>
          <w:t>nza</w:t>
        </w:r>
      </w:ins>
      <w:proofErr w:type="spellEnd"/>
      <w:ins w:id="438" w:author="McCredie, Katherine E" w:date="2025-01-06T13:08:00Z" w16du:dateUtc="2025-01-06T21:08:00Z">
        <w:r w:rsidR="009D53AE">
          <w:rPr>
            <w:lang w:val="en-GB"/>
          </w:rPr>
          <w:t xml:space="preserve"> is working</w:t>
        </w:r>
      </w:ins>
      <w:ins w:id="439" w:author="Basso, Marta" w:date="2024-12-27T11:47:00Z" w16du:dateUtc="2024-12-27T19:47:00Z">
        <w:del w:id="440" w:author="McCredie, Katherine E" w:date="2025-01-06T13:08:00Z" w16du:dateUtc="2025-01-06T21:08:00Z">
          <w:r w:rsidDel="009D53AE">
            <w:rPr>
              <w:lang w:val="en-GB"/>
            </w:rPr>
            <w:delText xml:space="preserve"> in all the tablets.</w:delText>
          </w:r>
        </w:del>
        <w:r>
          <w:rPr>
            <w:lang w:val="en-GB"/>
          </w:rPr>
          <w:t xml:space="preserve"> </w:t>
        </w:r>
      </w:ins>
    </w:p>
    <w:p w14:paraId="351B7CD3" w14:textId="4C1EDA54" w:rsidR="00D24364" w:rsidRDefault="00D24364" w:rsidP="00A37685">
      <w:pPr>
        <w:pStyle w:val="ListParagraph"/>
        <w:numPr>
          <w:ilvl w:val="0"/>
          <w:numId w:val="22"/>
        </w:numPr>
        <w:rPr>
          <w:ins w:id="441" w:author="Bogaart, Manon" w:date="2024-12-17T16:06:00Z" w16du:dateUtc="2024-12-18T00:06:00Z"/>
          <w:lang w:val="en-GB"/>
        </w:rPr>
      </w:pPr>
      <w:r w:rsidRPr="00D24364">
        <w:rPr>
          <w:lang w:val="en-GB"/>
        </w:rPr>
        <w:t>Check the weather for windy conditions and fire danger (NOAA is a good source for wind and snow levels)</w:t>
      </w:r>
    </w:p>
    <w:p w14:paraId="6C95548D" w14:textId="4F936D79" w:rsidR="00BE03AD" w:rsidRDefault="00BE03AD" w:rsidP="00A37685">
      <w:pPr>
        <w:pStyle w:val="ListParagraph"/>
        <w:numPr>
          <w:ilvl w:val="0"/>
          <w:numId w:val="22"/>
        </w:numPr>
        <w:rPr>
          <w:lang w:val="en-GB"/>
        </w:rPr>
      </w:pPr>
      <w:ins w:id="442" w:author="Bogaart, Manon" w:date="2024-12-17T16:06:00Z" w16du:dateUtc="2024-12-18T00:06:00Z">
        <w:r>
          <w:rPr>
            <w:lang w:val="en-GB"/>
          </w:rPr>
          <w:t xml:space="preserve">Print field forms on </w:t>
        </w:r>
      </w:ins>
      <w:ins w:id="443" w:author="Basso, Marta" w:date="2024-12-27T11:38:00Z" w16du:dateUtc="2024-12-27T19:38:00Z">
        <w:r w:rsidR="00E53A61">
          <w:rPr>
            <w:lang w:val="en-GB"/>
          </w:rPr>
          <w:t>wr</w:t>
        </w:r>
      </w:ins>
      <w:ins w:id="444" w:author="H2O" w:date="2024-12-19T11:16:00Z" w16du:dateUtc="2024-12-19T19:16:00Z">
        <w:del w:id="445" w:author="Basso, Marta" w:date="2024-12-27T11:38:00Z" w16du:dateUtc="2024-12-27T19:38:00Z">
          <w:r w:rsidR="00B2573D" w:rsidDel="00E53A61">
            <w:rPr>
              <w:lang w:val="en-GB"/>
            </w:rPr>
            <w:delText>R</w:delText>
          </w:r>
        </w:del>
        <w:r w:rsidR="00B2573D">
          <w:rPr>
            <w:lang w:val="en-GB"/>
          </w:rPr>
          <w:t>ite-in-</w:t>
        </w:r>
      </w:ins>
      <w:ins w:id="446" w:author="Bogaart, Manon" w:date="2024-12-17T16:06:00Z" w16du:dateUtc="2024-12-18T00:06:00Z">
        <w:r>
          <w:rPr>
            <w:lang w:val="en-GB"/>
          </w:rPr>
          <w:t>rain</w:t>
        </w:r>
        <w:del w:id="447" w:author="H2O" w:date="2024-12-19T11:17:00Z" w16du:dateUtc="2024-12-19T19:17:00Z">
          <w:r w:rsidDel="00B2573D">
            <w:rPr>
              <w:lang w:val="en-GB"/>
            </w:rPr>
            <w:delText xml:space="preserve">-on </w:delText>
          </w:r>
        </w:del>
      </w:ins>
      <w:ins w:id="448" w:author="H2O" w:date="2024-12-19T11:17:00Z" w16du:dateUtc="2024-12-19T19:17:00Z">
        <w:r w:rsidR="00B2573D">
          <w:rPr>
            <w:lang w:val="en-GB"/>
          </w:rPr>
          <w:t xml:space="preserve"> </w:t>
        </w:r>
      </w:ins>
      <w:ins w:id="449" w:author="Bogaart, Manon" w:date="2024-12-17T16:06:00Z" w16du:dateUtc="2024-12-18T00:06:00Z">
        <w:r>
          <w:rPr>
            <w:lang w:val="en-GB"/>
          </w:rPr>
          <w:t>paper.</w:t>
        </w:r>
      </w:ins>
    </w:p>
    <w:p w14:paraId="74AC8D35" w14:textId="5976DB08" w:rsidR="00413A2A" w:rsidRDefault="00D24364" w:rsidP="00A37685">
      <w:pPr>
        <w:pStyle w:val="ListParagraph"/>
        <w:numPr>
          <w:ilvl w:val="0"/>
          <w:numId w:val="22"/>
        </w:numPr>
        <w:rPr>
          <w:lang w:val="en-GB"/>
        </w:rPr>
      </w:pPr>
      <w:del w:id="450" w:author="Bogaart, Manon" w:date="2024-12-17T15:59:00Z" w16du:dateUtc="2024-12-17T23:59:00Z">
        <w:r w:rsidRPr="00D24364" w:rsidDel="00BE03AD">
          <w:rPr>
            <w:lang w:val="en-GB"/>
          </w:rPr>
          <w:delText xml:space="preserve">Double </w:delText>
        </w:r>
      </w:del>
      <w:ins w:id="451" w:author="Bogaart, Manon" w:date="2024-12-17T15:59:00Z" w16du:dateUtc="2024-12-17T23:59:00Z">
        <w:r w:rsidR="00BE03AD">
          <w:rPr>
            <w:lang w:val="en-GB"/>
          </w:rPr>
          <w:t>Double-check</w:t>
        </w:r>
        <w:r w:rsidR="00BE03AD" w:rsidRPr="00D24364">
          <w:rPr>
            <w:lang w:val="en-GB"/>
          </w:rPr>
          <w:t xml:space="preserve"> </w:t>
        </w:r>
      </w:ins>
      <w:del w:id="452" w:author="Bogaart, Manon" w:date="2024-12-17T15:59:00Z" w16du:dateUtc="2024-12-17T23:59:00Z">
        <w:r w:rsidRPr="00D24364" w:rsidDel="00BE03AD">
          <w:rPr>
            <w:lang w:val="en-GB"/>
          </w:rPr>
          <w:delText xml:space="preserve">check </w:delText>
        </w:r>
      </w:del>
      <w:ins w:id="453" w:author="Bogaart, Manon" w:date="2024-12-17T15:59:00Z" w16du:dateUtc="2024-12-17T23:59:00Z">
        <w:r w:rsidR="00BE03AD">
          <w:rPr>
            <w:lang w:val="en-GB"/>
          </w:rPr>
          <w:t>that</w:t>
        </w:r>
        <w:r w:rsidR="00BE03AD" w:rsidRPr="00D24364">
          <w:rPr>
            <w:lang w:val="en-GB"/>
          </w:rPr>
          <w:t xml:space="preserve"> </w:t>
        </w:r>
      </w:ins>
      <w:r w:rsidRPr="00D24364">
        <w:rPr>
          <w:lang w:val="en-GB"/>
        </w:rPr>
        <w:t>you have everything on the</w:t>
      </w:r>
      <w:r>
        <w:rPr>
          <w:lang w:val="en-GB"/>
        </w:rPr>
        <w:t xml:space="preserve"> material check</w:t>
      </w:r>
      <w:r w:rsidRPr="00D24364">
        <w:rPr>
          <w:lang w:val="en-GB"/>
        </w:rPr>
        <w:t xml:space="preserve">list above and </w:t>
      </w:r>
      <w:r w:rsidRPr="00E53A61">
        <w:rPr>
          <w:b/>
          <w:bCs/>
          <w:highlight w:val="yellow"/>
          <w:lang w:val="en-GB"/>
          <w:rPrChange w:id="454" w:author="Basso, Marta" w:date="2024-12-27T11:40:00Z" w16du:dateUtc="2024-12-27T19:40:00Z">
            <w:rPr>
              <w:lang w:val="en-GB"/>
            </w:rPr>
          </w:rPrChange>
        </w:rPr>
        <w:t xml:space="preserve">don’t forget the </w:t>
      </w:r>
      <w:r w:rsidR="00045D1A" w:rsidRPr="00E53A61">
        <w:rPr>
          <w:b/>
          <w:bCs/>
          <w:highlight w:val="yellow"/>
          <w:lang w:val="en-GB"/>
          <w:rPrChange w:id="455" w:author="Basso, Marta" w:date="2024-12-27T11:40:00Z" w16du:dateUtc="2024-12-27T19:40:00Z">
            <w:rPr>
              <w:lang w:val="en-GB"/>
            </w:rPr>
          </w:rPrChange>
        </w:rPr>
        <w:t xml:space="preserve">lock </w:t>
      </w:r>
      <w:r w:rsidRPr="00E53A61">
        <w:rPr>
          <w:b/>
          <w:bCs/>
          <w:highlight w:val="yellow"/>
          <w:lang w:val="en-GB"/>
          <w:rPrChange w:id="456" w:author="Basso, Marta" w:date="2024-12-27T11:40:00Z" w16du:dateUtc="2024-12-27T19:40:00Z">
            <w:rPr>
              <w:lang w:val="en-GB"/>
            </w:rPr>
          </w:rPrChange>
        </w:rPr>
        <w:t>key</w:t>
      </w:r>
      <w:r w:rsidR="00045D1A" w:rsidRPr="00E53A61">
        <w:rPr>
          <w:b/>
          <w:bCs/>
          <w:highlight w:val="yellow"/>
          <w:lang w:val="en-GB"/>
          <w:rPrChange w:id="457" w:author="Basso, Marta" w:date="2024-12-27T11:40:00Z" w16du:dateUtc="2024-12-27T19:40:00Z">
            <w:rPr>
              <w:lang w:val="en-GB"/>
            </w:rPr>
          </w:rPrChange>
        </w:rPr>
        <w:t>s</w:t>
      </w:r>
      <w:r w:rsidRPr="00D24364">
        <w:rPr>
          <w:lang w:val="en-GB"/>
        </w:rPr>
        <w:t>!</w:t>
      </w:r>
    </w:p>
    <w:p w14:paraId="44A1B06C" w14:textId="3145F928" w:rsidR="00413A2A" w:rsidRDefault="00413A2A" w:rsidP="00A37685">
      <w:pPr>
        <w:pStyle w:val="ListParagraph"/>
        <w:numPr>
          <w:ilvl w:val="0"/>
          <w:numId w:val="22"/>
        </w:numPr>
        <w:rPr>
          <w:ins w:id="458" w:author="Basso, Marta" w:date="2024-12-27T11:39:00Z" w16du:dateUtc="2024-12-27T19:39:00Z"/>
          <w:lang w:val="en-GB"/>
        </w:rPr>
      </w:pPr>
      <w:commentRangeStart w:id="459"/>
      <w:commentRangeStart w:id="460"/>
      <w:commentRangeStart w:id="461"/>
      <w:commentRangeStart w:id="462"/>
      <w:commentRangeStart w:id="463"/>
      <w:r>
        <w:rPr>
          <w:lang w:val="en-GB"/>
        </w:rPr>
        <w:t>Launch sondes</w:t>
      </w:r>
      <w:commentRangeEnd w:id="459"/>
      <w:r w:rsidR="00451FC6">
        <w:rPr>
          <w:rStyle w:val="CommentReference"/>
        </w:rPr>
        <w:commentReference w:id="459"/>
      </w:r>
      <w:commentRangeEnd w:id="460"/>
      <w:r w:rsidR="002544C8">
        <w:rPr>
          <w:rStyle w:val="CommentReference"/>
        </w:rPr>
        <w:commentReference w:id="460"/>
      </w:r>
      <w:commentRangeEnd w:id="463"/>
      <w:r w:rsidR="00797E03">
        <w:rPr>
          <w:rStyle w:val="CommentReference"/>
        </w:rPr>
        <w:commentReference w:id="463"/>
      </w:r>
      <w:ins w:id="464" w:author="Basso, Marta" w:date="2025-01-09T09:34:00Z" w16du:dateUtc="2025-01-09T17:34:00Z">
        <w:r w:rsidR="00324E3C">
          <w:rPr>
            <w:lang w:val="en-GB"/>
          </w:rPr>
          <w:t xml:space="preserve"> (lab preparation SOP)</w:t>
        </w:r>
      </w:ins>
    </w:p>
    <w:p w14:paraId="57547FD1" w14:textId="4ADEFEF1" w:rsidR="00E53A61" w:rsidRPr="00324E3C" w:rsidRDefault="00E53A61" w:rsidP="00324E3C">
      <w:pPr>
        <w:pStyle w:val="ListParagraph"/>
        <w:numPr>
          <w:ilvl w:val="0"/>
          <w:numId w:val="22"/>
        </w:numPr>
        <w:rPr>
          <w:lang w:val="en-GB"/>
        </w:rPr>
      </w:pPr>
      <w:ins w:id="465" w:author="Basso, Marta" w:date="2024-12-27T11:39:00Z" w16du:dateUtc="2024-12-27T19:39:00Z">
        <w:r>
          <w:rPr>
            <w:lang w:val="en-GB"/>
          </w:rPr>
          <w:t xml:space="preserve">Launch </w:t>
        </w:r>
        <w:proofErr w:type="spellStart"/>
        <w:r>
          <w:rPr>
            <w:lang w:val="en-GB"/>
          </w:rPr>
          <w:t>barologger</w:t>
        </w:r>
      </w:ins>
      <w:proofErr w:type="spellEnd"/>
      <w:ins w:id="466" w:author="Basso, Marta" w:date="2025-01-09T09:34:00Z" w16du:dateUtc="2025-01-09T17:34:00Z">
        <w:r w:rsidR="00324E3C">
          <w:rPr>
            <w:lang w:val="en-GB"/>
          </w:rPr>
          <w:t xml:space="preserve"> (lab preparation SOP)</w:t>
        </w:r>
      </w:ins>
    </w:p>
    <w:p w14:paraId="10575BF0" w14:textId="0E1B4D01" w:rsidR="00413A2A" w:rsidDel="00451FC6" w:rsidRDefault="00413A2A" w:rsidP="00A37685">
      <w:pPr>
        <w:pStyle w:val="ListParagraph"/>
        <w:numPr>
          <w:ilvl w:val="0"/>
          <w:numId w:val="22"/>
        </w:numPr>
        <w:rPr>
          <w:del w:id="467" w:author="Bogaart, Manon" w:date="2024-12-17T15:57:00Z" w16du:dateUtc="2024-12-17T23:57:00Z"/>
          <w:lang w:val="en-GB"/>
        </w:rPr>
      </w:pPr>
      <w:del w:id="468" w:author="Bogaart, Manon" w:date="2024-12-17T15:57:00Z" w16du:dateUtc="2024-12-17T23:57:00Z">
        <w:r w:rsidDel="00451FC6">
          <w:rPr>
            <w:lang w:val="en-GB"/>
          </w:rPr>
          <w:delText>Launch level logger</w:delText>
        </w:r>
      </w:del>
    </w:p>
    <w:p w14:paraId="350244CC" w14:textId="748E328E" w:rsidR="00254434" w:rsidRPr="00324E3C" w:rsidRDefault="00413A2A" w:rsidP="00324E3C">
      <w:pPr>
        <w:pStyle w:val="ListParagraph"/>
        <w:numPr>
          <w:ilvl w:val="0"/>
          <w:numId w:val="22"/>
        </w:numPr>
        <w:rPr>
          <w:lang w:val="en-GB"/>
        </w:rPr>
      </w:pPr>
      <w:r>
        <w:rPr>
          <w:lang w:val="en-GB"/>
        </w:rPr>
        <w:t>Launch rainfall gauge</w:t>
      </w:r>
      <w:commentRangeEnd w:id="461"/>
      <w:r w:rsidR="009D53AE">
        <w:rPr>
          <w:rStyle w:val="CommentReference"/>
        </w:rPr>
        <w:commentReference w:id="461"/>
      </w:r>
      <w:commentRangeEnd w:id="462"/>
      <w:r w:rsidR="00324E3C">
        <w:rPr>
          <w:rStyle w:val="CommentReference"/>
        </w:rPr>
        <w:commentReference w:id="462"/>
      </w:r>
      <w:ins w:id="469" w:author="Basso, Marta" w:date="2025-01-09T09:34:00Z" w16du:dateUtc="2025-01-09T17:34:00Z">
        <w:r w:rsidR="00324E3C">
          <w:rPr>
            <w:lang w:val="en-GB"/>
          </w:rPr>
          <w:t xml:space="preserve"> (lab preparation SOP)</w:t>
        </w:r>
      </w:ins>
    </w:p>
    <w:p w14:paraId="66DCCE66" w14:textId="2F8B3CA0" w:rsidR="00D24364" w:rsidRPr="00254434" w:rsidDel="009D53AE" w:rsidRDefault="00D24364">
      <w:pPr>
        <w:rPr>
          <w:moveFrom w:id="470" w:author="McCredie, Katherine E" w:date="2025-01-06T13:10:00Z" w16du:dateUtc="2025-01-06T21:10:00Z"/>
          <w:lang w:val="en-GB"/>
        </w:rPr>
        <w:pPrChange w:id="471" w:author="Basso, Marta" w:date="2025-01-02T10:00:00Z" w16du:dateUtc="2025-01-02T18:00:00Z">
          <w:pPr>
            <w:pStyle w:val="ListParagraph"/>
            <w:numPr>
              <w:numId w:val="22"/>
            </w:numPr>
            <w:ind w:hanging="360"/>
          </w:pPr>
        </w:pPrChange>
      </w:pPr>
      <w:moveFromRangeStart w:id="472" w:author="McCredie, Katherine E" w:date="2025-01-06T13:10:00Z" w:name="move187061435"/>
      <w:moveFrom w:id="473" w:author="McCredie, Katherine E" w:date="2025-01-06T13:10:00Z" w16du:dateUtc="2025-01-06T21:10:00Z">
        <w:r w:rsidRPr="00254434" w:rsidDel="009D53AE">
          <w:rPr>
            <w:b/>
            <w:bCs/>
            <w:lang w:val="en-GB"/>
            <w:rPrChange w:id="474" w:author="Basso, Marta" w:date="2025-01-02T10:00:00Z" w16du:dateUtc="2025-01-02T18:00:00Z">
              <w:rPr>
                <w:lang w:val="en-GB"/>
              </w:rPr>
            </w:rPrChange>
          </w:rPr>
          <w:t>Check out text</w:t>
        </w:r>
        <w:r w:rsidRPr="00254434" w:rsidDel="009D53AE">
          <w:rPr>
            <w:lang w:val="en-GB"/>
          </w:rPr>
          <w:t>: Send a group text</w:t>
        </w:r>
        <w:r w:rsidR="00FE22DA" w:rsidRPr="00254434" w:rsidDel="009D53AE">
          <w:rPr>
            <w:lang w:val="en-GB"/>
          </w:rPr>
          <w:t xml:space="preserve"> in TEAMS to the let group </w:t>
        </w:r>
        <w:r w:rsidRPr="00254434" w:rsidDel="009D53AE">
          <w:rPr>
            <w:lang w:val="en-GB"/>
          </w:rPr>
          <w:t>know your general plan and your estimated time of return</w:t>
        </w:r>
      </w:moveFrom>
    </w:p>
    <w:moveFromRangeEnd w:id="472"/>
    <w:p w14:paraId="31790A58" w14:textId="77777777" w:rsidR="00D24364" w:rsidRPr="00D24364" w:rsidRDefault="00D24364" w:rsidP="00D24364"/>
    <w:p w14:paraId="7E67EC68" w14:textId="62293414" w:rsidR="009D06CE" w:rsidRDefault="009D06CE" w:rsidP="009D06CE">
      <w:pPr>
        <w:pStyle w:val="Heading2"/>
        <w:rPr>
          <w:ins w:id="475" w:author="Basso, Marta" w:date="2024-11-15T09:15:00Z" w16du:dateUtc="2024-11-15T17:15:00Z"/>
          <w:rFonts w:asciiTheme="minorHAnsi" w:hAnsiTheme="minorHAnsi"/>
          <w:b/>
          <w:bCs/>
        </w:rPr>
      </w:pPr>
      <w:bookmarkStart w:id="476" w:name="_Toc180737240"/>
      <w:r w:rsidRPr="00045D1A">
        <w:rPr>
          <w:rFonts w:asciiTheme="minorHAnsi" w:hAnsiTheme="minorHAnsi"/>
          <w:b/>
          <w:bCs/>
        </w:rPr>
        <w:t>In the field</w:t>
      </w:r>
      <w:bookmarkEnd w:id="476"/>
    </w:p>
    <w:p w14:paraId="299BE7D6" w14:textId="6667703C" w:rsidR="009D53AE" w:rsidRPr="00254434" w:rsidRDefault="009D53AE" w:rsidP="009D53AE">
      <w:pPr>
        <w:rPr>
          <w:moveTo w:id="477" w:author="McCredie, Katherine E" w:date="2025-01-06T13:10:00Z" w16du:dateUtc="2025-01-06T21:10:00Z"/>
          <w:lang w:val="en-GB"/>
        </w:rPr>
      </w:pPr>
      <w:moveToRangeStart w:id="478" w:author="McCredie, Katherine E" w:date="2025-01-06T13:10:00Z" w:name="move187061435"/>
      <w:moveTo w:id="479" w:author="McCredie, Katherine E" w:date="2025-01-06T13:10:00Z" w16du:dateUtc="2025-01-06T21:10:00Z">
        <w:r w:rsidRPr="00DC2F44">
          <w:rPr>
            <w:b/>
            <w:bCs/>
            <w:lang w:val="en-GB"/>
          </w:rPr>
          <w:t>Check out text</w:t>
        </w:r>
        <w:r w:rsidRPr="00254434">
          <w:rPr>
            <w:lang w:val="en-GB"/>
          </w:rPr>
          <w:t xml:space="preserve">: Send a group text in </w:t>
        </w:r>
        <w:del w:id="480" w:author="McCredie, Katherine E" w:date="2025-01-06T13:11:00Z" w16du:dateUtc="2025-01-06T21:11:00Z">
          <w:r w:rsidRPr="00254434" w:rsidDel="009D53AE">
            <w:rPr>
              <w:lang w:val="en-GB"/>
            </w:rPr>
            <w:delText xml:space="preserve">TEAMS </w:delText>
          </w:r>
        </w:del>
      </w:moveTo>
      <w:ins w:id="481" w:author="McCredie, Katherine E" w:date="2025-01-06T13:11:00Z" w16du:dateUtc="2025-01-06T21:11:00Z">
        <w:r>
          <w:rPr>
            <w:lang w:val="en-GB"/>
          </w:rPr>
          <w:t xml:space="preserve">Teams </w:t>
        </w:r>
      </w:ins>
      <w:moveTo w:id="482" w:author="McCredie, Katherine E" w:date="2025-01-06T13:10:00Z" w16du:dateUtc="2025-01-06T21:10:00Z">
        <w:r w:rsidRPr="00254434">
          <w:rPr>
            <w:lang w:val="en-GB"/>
          </w:rPr>
          <w:t>to the let group know your general plan and your estimated time of return</w:t>
        </w:r>
      </w:moveTo>
    </w:p>
    <w:moveToRangeEnd w:id="478"/>
    <w:p w14:paraId="70A1C04C" w14:textId="5B71CFFE" w:rsidR="002F528C" w:rsidRPr="002F528C" w:rsidRDefault="002F528C">
      <w:pPr>
        <w:rPr>
          <w:u w:val="single"/>
          <w:rPrChange w:id="483" w:author="Basso, Marta" w:date="2024-11-15T09:15:00Z" w16du:dateUtc="2024-11-15T17:15:00Z">
            <w:rPr>
              <w:rFonts w:asciiTheme="minorHAnsi" w:hAnsiTheme="minorHAnsi"/>
              <w:b/>
              <w:bCs/>
            </w:rPr>
          </w:rPrChange>
        </w:rPr>
        <w:pPrChange w:id="484" w:author="Basso, Marta" w:date="2024-11-15T09:15:00Z" w16du:dateUtc="2024-11-15T17:15:00Z">
          <w:pPr>
            <w:pStyle w:val="Heading2"/>
          </w:pPr>
        </w:pPrChange>
      </w:pPr>
      <w:ins w:id="485" w:author="Basso, Marta" w:date="2024-11-15T09:15:00Z" w16du:dateUtc="2024-11-15T17:15:00Z">
        <w:r>
          <w:rPr>
            <w:u w:val="single"/>
          </w:rPr>
          <w:t xml:space="preserve">Good practice: </w:t>
        </w:r>
      </w:ins>
      <w:ins w:id="486" w:author="Basso, Marta" w:date="2024-11-15T09:16:00Z" w16du:dateUtc="2024-11-15T17:16:00Z">
        <w:r>
          <w:rPr>
            <w:u w:val="single"/>
          </w:rPr>
          <w:t xml:space="preserve">say out loud all the steps </w:t>
        </w:r>
        <w:del w:id="487" w:author="Bogaart, Manon" w:date="2024-12-17T16:00:00Z" w16du:dateUtc="2024-12-18T00:00:00Z">
          <w:r w:rsidDel="00BE03AD">
            <w:rPr>
              <w:u w:val="single"/>
            </w:rPr>
            <w:delText>are you</w:delText>
          </w:r>
        </w:del>
      </w:ins>
      <w:ins w:id="488" w:author="Bogaart, Manon" w:date="2024-12-17T16:00:00Z" w16du:dateUtc="2024-12-18T00:00:00Z">
        <w:r w:rsidR="00BE03AD">
          <w:rPr>
            <w:u w:val="single"/>
          </w:rPr>
          <w:t>you are</w:t>
        </w:r>
      </w:ins>
      <w:ins w:id="489" w:author="Basso, Marta" w:date="2024-11-15T09:16:00Z" w16du:dateUtc="2024-11-15T17:16:00Z">
        <w:r>
          <w:rPr>
            <w:u w:val="single"/>
          </w:rPr>
          <w:t xml:space="preserve"> taking in the field. </w:t>
        </w:r>
      </w:ins>
    </w:p>
    <w:p w14:paraId="0CB17B19" w14:textId="0B0C44AB" w:rsidR="00B92A73" w:rsidRDefault="00B92A73" w:rsidP="00082A2C">
      <w:pPr>
        <w:pStyle w:val="ListParagraph"/>
        <w:numPr>
          <w:ilvl w:val="0"/>
          <w:numId w:val="40"/>
        </w:numPr>
        <w:rPr>
          <w:ins w:id="490" w:author="Bogaart, Manon" w:date="2024-12-17T16:01:00Z" w16du:dateUtc="2024-12-18T00:01:00Z"/>
          <w:rFonts w:cs="Times New Roman"/>
        </w:rPr>
      </w:pPr>
      <w:r w:rsidRPr="00045D1A">
        <w:rPr>
          <w:rFonts w:cs="Times New Roman"/>
        </w:rPr>
        <w:t>Take a general look around the site</w:t>
      </w:r>
      <w:del w:id="491" w:author="Basso, Marta" w:date="2025-01-09T09:36:00Z" w16du:dateUtc="2025-01-09T17:36:00Z">
        <w:r w:rsidRPr="00045D1A" w:rsidDel="00324E3C">
          <w:rPr>
            <w:rFonts w:cs="Times New Roman"/>
          </w:rPr>
          <w:delText xml:space="preserve"> before getting </w:delText>
        </w:r>
        <w:commentRangeStart w:id="492"/>
        <w:r w:rsidRPr="00045D1A" w:rsidDel="00324E3C">
          <w:rPr>
            <w:rFonts w:cs="Times New Roman"/>
          </w:rPr>
          <w:delText xml:space="preserve">staff plate reading </w:delText>
        </w:r>
        <w:commentRangeEnd w:id="492"/>
        <w:r w:rsidR="00C4213A" w:rsidDel="00324E3C">
          <w:rPr>
            <w:rStyle w:val="CommentReference"/>
          </w:rPr>
          <w:commentReference w:id="492"/>
        </w:r>
        <w:r w:rsidRPr="00045D1A" w:rsidDel="00324E3C">
          <w:rPr>
            <w:rFonts w:cs="Times New Roman"/>
          </w:rPr>
          <w:delText xml:space="preserve">or collecting grab samples </w:delText>
        </w:r>
      </w:del>
      <w:r w:rsidRPr="00045D1A">
        <w:rPr>
          <w:rFonts w:cs="Times New Roman"/>
        </w:rPr>
        <w:t xml:space="preserve">– are there any new failures on the slopes or banks? Are there any new trees or </w:t>
      </w:r>
      <w:proofErr w:type="spellStart"/>
      <w:r w:rsidRPr="00045D1A">
        <w:rPr>
          <w:rFonts w:cs="Times New Roman"/>
        </w:rPr>
        <w:t>rootwads</w:t>
      </w:r>
      <w:proofErr w:type="spellEnd"/>
      <w:r w:rsidRPr="00045D1A">
        <w:rPr>
          <w:rFonts w:cs="Times New Roman"/>
        </w:rPr>
        <w:t xml:space="preserve"> that have fallen over?</w:t>
      </w:r>
    </w:p>
    <w:p w14:paraId="7FD96E4C" w14:textId="77FA48F3" w:rsidR="00BE03AD" w:rsidRDefault="00BE03AD" w:rsidP="00082A2C">
      <w:pPr>
        <w:pStyle w:val="ListParagraph"/>
        <w:numPr>
          <w:ilvl w:val="0"/>
          <w:numId w:val="40"/>
        </w:numPr>
        <w:rPr>
          <w:rFonts w:cs="Times New Roman"/>
        </w:rPr>
      </w:pPr>
      <w:ins w:id="493" w:author="Bogaart, Manon" w:date="2024-12-17T16:01:00Z" w16du:dateUtc="2024-12-18T00:01:00Z">
        <w:r>
          <w:rPr>
            <w:rFonts w:cs="Times New Roman"/>
          </w:rPr>
          <w:t>Fill out the</w:t>
        </w:r>
      </w:ins>
      <w:ins w:id="494" w:author="Bogaart, Manon" w:date="2024-12-17T16:02:00Z" w16du:dateUtc="2024-12-18T00:02:00Z">
        <w:r>
          <w:rPr>
            <w:rFonts w:cs="Times New Roman"/>
          </w:rPr>
          <w:t xml:space="preserve"> general informati</w:t>
        </w:r>
      </w:ins>
      <w:ins w:id="495" w:author="Bogaart, Manon" w:date="2024-12-17T16:03:00Z" w16du:dateUtc="2024-12-18T00:03:00Z">
        <w:r>
          <w:rPr>
            <w:rFonts w:cs="Times New Roman"/>
          </w:rPr>
          <w:t>on on the</w:t>
        </w:r>
      </w:ins>
      <w:ins w:id="496" w:author="Bogaart, Manon" w:date="2024-12-17T16:01:00Z" w16du:dateUtc="2024-12-18T00:01:00Z">
        <w:r>
          <w:rPr>
            <w:rFonts w:cs="Times New Roman"/>
          </w:rPr>
          <w:t xml:space="preserve"> </w:t>
        </w:r>
      </w:ins>
      <w:ins w:id="497" w:author="Bogaart, Manon" w:date="2024-12-17T16:02:00Z" w16du:dateUtc="2024-12-18T00:02:00Z">
        <w:r>
          <w:rPr>
            <w:rFonts w:cs="Times New Roman"/>
          </w:rPr>
          <w:t>“field_form_stormchasing.pdf”</w:t>
        </w:r>
      </w:ins>
      <w:ins w:id="498" w:author="Bogaart, Manon" w:date="2024-12-17T16:04:00Z" w16du:dateUtc="2024-12-18T00:04:00Z">
        <w:r>
          <w:rPr>
            <w:rFonts w:cs="Times New Roman"/>
          </w:rPr>
          <w:t xml:space="preserve"> (file location: “</w:t>
        </w:r>
        <w:r w:rsidRPr="00BE03AD">
          <w:rPr>
            <w:rFonts w:cs="Times New Roman"/>
          </w:rPr>
          <w:t>T:\Research\Wildfire_Water_Security\02_Nodes\01_Empirical\05_Projects\storm chasing\Lane1\forms</w:t>
        </w:r>
        <w:r>
          <w:rPr>
            <w:rFonts w:cs="Times New Roman"/>
          </w:rPr>
          <w:t>”)</w:t>
        </w:r>
      </w:ins>
    </w:p>
    <w:p w14:paraId="196DFC32" w14:textId="77777777" w:rsidR="00082A2C" w:rsidRPr="00045D1A" w:rsidRDefault="00082A2C" w:rsidP="00045D1A">
      <w:pPr>
        <w:pStyle w:val="ListParagraph"/>
        <w:rPr>
          <w:rFonts w:cs="Times New Roman"/>
        </w:rPr>
      </w:pPr>
    </w:p>
    <w:p w14:paraId="0FCC2143" w14:textId="3EF768ED" w:rsidR="00B92A73" w:rsidRDefault="00B92A73">
      <w:pPr>
        <w:pStyle w:val="ListParagraph"/>
        <w:numPr>
          <w:ilvl w:val="1"/>
          <w:numId w:val="40"/>
        </w:numPr>
        <w:rPr>
          <w:rFonts w:cs="Times New Roman"/>
        </w:rPr>
        <w:pPrChange w:id="499" w:author="Bogaart, Manon" w:date="2024-12-17T16:03:00Z" w16du:dateUtc="2024-12-18T00:03:00Z">
          <w:pPr>
            <w:pStyle w:val="ListParagraph"/>
            <w:numPr>
              <w:numId w:val="40"/>
            </w:numPr>
            <w:ind w:hanging="360"/>
          </w:pPr>
        </w:pPrChange>
      </w:pPr>
      <w:r w:rsidRPr="00045D1A">
        <w:rPr>
          <w:rFonts w:cs="Times New Roman"/>
        </w:rPr>
        <w:t xml:space="preserve">Record the </w:t>
      </w:r>
      <w:commentRangeStart w:id="500"/>
      <w:del w:id="501" w:author="Murshed, Humyra Bente" w:date="2024-12-19T12:28:00Z" w16du:dateUtc="2024-12-19T20:28:00Z">
        <w:r w:rsidRPr="00045D1A" w:rsidDel="00893347">
          <w:rPr>
            <w:rFonts w:cs="Times New Roman"/>
          </w:rPr>
          <w:delText>NT</w:delText>
        </w:r>
        <w:commentRangeEnd w:id="500"/>
        <w:r w:rsidR="00BE03AD" w:rsidDel="00893347">
          <w:rPr>
            <w:rStyle w:val="CommentReference"/>
          </w:rPr>
          <w:commentReference w:id="500"/>
        </w:r>
        <w:r w:rsidRPr="00045D1A" w:rsidDel="00893347">
          <w:rPr>
            <w:rFonts w:cs="Times New Roman"/>
          </w:rPr>
          <w:delText xml:space="preserve"> </w:delText>
        </w:r>
      </w:del>
      <w:r w:rsidRPr="00045D1A">
        <w:rPr>
          <w:rFonts w:cs="Times New Roman"/>
        </w:rPr>
        <w:t>site name (as shown on the map)</w:t>
      </w:r>
    </w:p>
    <w:p w14:paraId="4CE63322" w14:textId="77777777" w:rsidR="00082A2C" w:rsidRPr="00082A2C" w:rsidRDefault="00082A2C" w:rsidP="00045D1A">
      <w:pPr>
        <w:pStyle w:val="ListParagraph"/>
        <w:rPr>
          <w:rFonts w:cs="Times New Roman"/>
        </w:rPr>
      </w:pPr>
    </w:p>
    <w:p w14:paraId="2524BD24" w14:textId="77777777" w:rsidR="00B92A73" w:rsidRDefault="00B92A73">
      <w:pPr>
        <w:pStyle w:val="ListParagraph"/>
        <w:numPr>
          <w:ilvl w:val="1"/>
          <w:numId w:val="40"/>
        </w:numPr>
        <w:rPr>
          <w:rFonts w:cs="Times New Roman"/>
        </w:rPr>
        <w:pPrChange w:id="502" w:author="Bogaart, Manon" w:date="2024-12-17T16:04:00Z" w16du:dateUtc="2024-12-18T00:04:00Z">
          <w:pPr>
            <w:pStyle w:val="ListParagraph"/>
            <w:numPr>
              <w:numId w:val="40"/>
            </w:numPr>
            <w:ind w:hanging="360"/>
          </w:pPr>
        </w:pPrChange>
      </w:pPr>
      <w:r w:rsidRPr="00045D1A">
        <w:rPr>
          <w:rFonts w:cs="Times New Roman"/>
        </w:rPr>
        <w:t xml:space="preserve">Record the date in the </w:t>
      </w:r>
      <w:proofErr w:type="spellStart"/>
      <w:r w:rsidRPr="00045D1A">
        <w:rPr>
          <w:rFonts w:cs="Times New Roman"/>
        </w:rPr>
        <w:t>yyyy</w:t>
      </w:r>
      <w:proofErr w:type="spellEnd"/>
      <w:r w:rsidRPr="00045D1A">
        <w:rPr>
          <w:rFonts w:cs="Times New Roman"/>
        </w:rPr>
        <w:t>-mm-dd format</w:t>
      </w:r>
    </w:p>
    <w:p w14:paraId="0F8DD171" w14:textId="77777777" w:rsidR="00082A2C" w:rsidRDefault="00082A2C" w:rsidP="00045D1A">
      <w:pPr>
        <w:pStyle w:val="ListParagraph"/>
        <w:rPr>
          <w:rFonts w:cs="Times New Roman"/>
        </w:rPr>
      </w:pPr>
    </w:p>
    <w:p w14:paraId="0D78D198" w14:textId="77777777" w:rsidR="00B92A73" w:rsidRDefault="00B92A73">
      <w:pPr>
        <w:pStyle w:val="ListParagraph"/>
        <w:numPr>
          <w:ilvl w:val="1"/>
          <w:numId w:val="40"/>
        </w:numPr>
        <w:rPr>
          <w:rFonts w:cs="Times New Roman"/>
        </w:rPr>
        <w:pPrChange w:id="503" w:author="Bogaart, Manon" w:date="2024-12-17T16:05:00Z" w16du:dateUtc="2024-12-18T00:05:00Z">
          <w:pPr>
            <w:pStyle w:val="ListParagraph"/>
            <w:numPr>
              <w:numId w:val="40"/>
            </w:numPr>
            <w:ind w:hanging="360"/>
          </w:pPr>
        </w:pPrChange>
      </w:pPr>
      <w:r w:rsidRPr="00045D1A">
        <w:rPr>
          <w:rFonts w:cs="Times New Roman"/>
        </w:rPr>
        <w:t>Record the time as 00:00 format, in Pacific Standard Time</w:t>
      </w:r>
    </w:p>
    <w:p w14:paraId="18E0ECFA" w14:textId="77777777" w:rsidR="00082A2C" w:rsidRPr="00045D1A" w:rsidRDefault="00082A2C" w:rsidP="00045D1A">
      <w:pPr>
        <w:pStyle w:val="ListParagraph"/>
        <w:rPr>
          <w:rFonts w:cs="Times New Roman"/>
        </w:rPr>
      </w:pPr>
    </w:p>
    <w:p w14:paraId="6F0D5A94" w14:textId="77777777" w:rsidR="00B92A73" w:rsidRDefault="00B92A73">
      <w:pPr>
        <w:pStyle w:val="ListParagraph"/>
        <w:numPr>
          <w:ilvl w:val="1"/>
          <w:numId w:val="40"/>
        </w:numPr>
        <w:rPr>
          <w:ins w:id="504" w:author="Basso, Marta" w:date="2024-11-15T09:15:00Z" w16du:dateUtc="2024-11-15T17:15:00Z"/>
          <w:rFonts w:cs="Times New Roman"/>
        </w:rPr>
        <w:pPrChange w:id="505" w:author="Bogaart, Manon" w:date="2024-12-17T16:05:00Z" w16du:dateUtc="2024-12-18T00:05:00Z">
          <w:pPr>
            <w:pStyle w:val="ListParagraph"/>
            <w:numPr>
              <w:numId w:val="40"/>
            </w:numPr>
            <w:ind w:hanging="360"/>
          </w:pPr>
        </w:pPrChange>
      </w:pPr>
      <w:r w:rsidRPr="00045D1A">
        <w:rPr>
          <w:rFonts w:cs="Times New Roman"/>
        </w:rPr>
        <w:lastRenderedPageBreak/>
        <w:t>Record the field crew members’ (OBS = observer) initials</w:t>
      </w:r>
    </w:p>
    <w:p w14:paraId="4767E0C4" w14:textId="77777777" w:rsidR="002F528C" w:rsidRPr="00045D1A" w:rsidRDefault="002F528C">
      <w:pPr>
        <w:pStyle w:val="ListParagraph"/>
        <w:rPr>
          <w:rFonts w:cs="Times New Roman"/>
        </w:rPr>
        <w:pPrChange w:id="506" w:author="Basso, Marta" w:date="2024-11-15T09:15:00Z" w16du:dateUtc="2024-11-15T17:15:00Z">
          <w:pPr>
            <w:pStyle w:val="ListParagraph"/>
            <w:numPr>
              <w:numId w:val="40"/>
            </w:numPr>
            <w:ind w:hanging="360"/>
          </w:pPr>
        </w:pPrChange>
      </w:pPr>
    </w:p>
    <w:p w14:paraId="6E58DFF7" w14:textId="77777777" w:rsidR="00B92A73" w:rsidRDefault="00B92A73">
      <w:pPr>
        <w:pStyle w:val="ListParagraph"/>
        <w:numPr>
          <w:ilvl w:val="1"/>
          <w:numId w:val="40"/>
        </w:numPr>
        <w:rPr>
          <w:rFonts w:cs="Times New Roman"/>
        </w:rPr>
        <w:pPrChange w:id="507" w:author="Bogaart, Manon" w:date="2024-12-17T16:05:00Z" w16du:dateUtc="2024-12-18T00:05:00Z">
          <w:pPr>
            <w:pStyle w:val="ListParagraph"/>
            <w:numPr>
              <w:numId w:val="40"/>
            </w:numPr>
            <w:ind w:hanging="360"/>
          </w:pPr>
        </w:pPrChange>
      </w:pPr>
      <w:r w:rsidRPr="00045D1A">
        <w:rPr>
          <w:rFonts w:cs="Times New Roman"/>
        </w:rPr>
        <w:t>Record the weather (WX) – Is it raining? Is it clear and sunny? Is it windy?</w:t>
      </w:r>
    </w:p>
    <w:p w14:paraId="5AD507D4" w14:textId="77777777" w:rsidR="00082A2C" w:rsidRPr="00045D1A" w:rsidRDefault="00082A2C" w:rsidP="00045D1A">
      <w:pPr>
        <w:pStyle w:val="ListParagraph"/>
        <w:rPr>
          <w:rFonts w:cs="Times New Roman"/>
        </w:rPr>
      </w:pPr>
    </w:p>
    <w:p w14:paraId="4096F618" w14:textId="2A515262" w:rsidR="00370D0E" w:rsidRPr="00045D1A" w:rsidRDefault="00BF2031" w:rsidP="00370D0E">
      <w:pPr>
        <w:pStyle w:val="Heading3"/>
        <w:rPr>
          <w:ins w:id="508" w:author="Basso, Marta" w:date="2025-01-09T10:41:00Z" w16du:dateUtc="2025-01-09T18:41:00Z"/>
          <w:sz w:val="32"/>
          <w:szCs w:val="32"/>
        </w:rPr>
      </w:pPr>
      <w:del w:id="509" w:author="Basso, Marta" w:date="2025-01-09T10:41:00Z" w16du:dateUtc="2025-01-09T18:41:00Z">
        <w:r w:rsidRPr="00045D1A" w:rsidDel="00370D0E">
          <w:rPr>
            <w:rFonts w:cs="Times New Roman"/>
          </w:rPr>
          <w:delText xml:space="preserve">Grab </w:delText>
        </w:r>
      </w:del>
      <w:ins w:id="510" w:author="Bogaart, Manon" w:date="2024-12-17T16:05:00Z" w16du:dateUtc="2024-12-18T00:05:00Z">
        <w:del w:id="511" w:author="Basso, Marta" w:date="2025-01-09T10:41:00Z" w16du:dateUtc="2025-01-09T18:41:00Z">
          <w:r w:rsidR="00BE03AD" w:rsidDel="00370D0E">
            <w:rPr>
              <w:rFonts w:cs="Times New Roman"/>
            </w:rPr>
            <w:delText xml:space="preserve">a </w:delText>
          </w:r>
        </w:del>
      </w:ins>
      <w:del w:id="512" w:author="Basso, Marta" w:date="2024-11-15T09:13:00Z" w16du:dateUtc="2024-11-15T17:13:00Z">
        <w:r w:rsidRPr="00045D1A" w:rsidDel="002F528C">
          <w:rPr>
            <w:rFonts w:cs="Times New Roman"/>
          </w:rPr>
          <w:delText xml:space="preserve">2 </w:delText>
        </w:r>
      </w:del>
      <w:del w:id="513" w:author="Basso, Marta" w:date="2025-01-09T10:41:00Z" w16du:dateUtc="2025-01-09T18:41:00Z">
        <w:r w:rsidRPr="00045D1A" w:rsidDel="00370D0E">
          <w:rPr>
            <w:rFonts w:cs="Times New Roman"/>
          </w:rPr>
          <w:delText>L sample</w:delText>
        </w:r>
      </w:del>
      <w:ins w:id="514" w:author="Bogaart, Manon" w:date="2024-12-17T16:05:00Z" w16du:dateUtc="2024-12-18T00:05:00Z">
        <w:del w:id="515" w:author="Basso, Marta" w:date="2025-01-09T10:41:00Z" w16du:dateUtc="2025-01-09T18:41:00Z">
          <w:r w:rsidR="00BE03AD" w:rsidDel="00370D0E">
            <w:rPr>
              <w:rFonts w:cs="Times New Roman"/>
            </w:rPr>
            <w:delText xml:space="preserve"> an</w:delText>
          </w:r>
        </w:del>
      </w:ins>
      <w:ins w:id="516" w:author="Bogaart, Manon" w:date="2024-12-17T16:06:00Z" w16du:dateUtc="2024-12-18T00:06:00Z">
        <w:del w:id="517" w:author="Basso, Marta" w:date="2025-01-09T10:41:00Z" w16du:dateUtc="2025-01-09T18:41:00Z">
          <w:r w:rsidR="00BE03AD" w:rsidDel="00370D0E">
            <w:rPr>
              <w:rFonts w:cs="Times New Roman"/>
            </w:rPr>
            <w:delText xml:space="preserve">d </w:delText>
          </w:r>
        </w:del>
      </w:ins>
      <w:del w:id="518" w:author="Basso, Marta" w:date="2024-11-15T09:13:00Z" w16du:dateUtc="2024-11-15T17:13:00Z">
        <w:r w:rsidRPr="00045D1A" w:rsidDel="002F528C">
          <w:rPr>
            <w:rFonts w:cs="Times New Roman"/>
          </w:rPr>
          <w:delText>s using 2x1 L bottles</w:delText>
        </w:r>
        <w:r w:rsidR="0032188B" w:rsidRPr="00045D1A" w:rsidDel="002F528C">
          <w:rPr>
            <w:rFonts w:cs="Times New Roman"/>
          </w:rPr>
          <w:delText xml:space="preserve">. </w:delText>
        </w:r>
      </w:del>
      <w:del w:id="519" w:author="Basso, Marta" w:date="2025-01-09T10:41:00Z" w16du:dateUtc="2025-01-09T18:41:00Z">
        <w:r w:rsidR="0032188B" w:rsidRPr="00045D1A" w:rsidDel="00370D0E">
          <w:rPr>
            <w:rFonts w:cs="Times New Roman"/>
          </w:rPr>
          <w:delText>R</w:delText>
        </w:r>
      </w:del>
      <w:ins w:id="520" w:author="Bogaart, Manon" w:date="2024-12-17T16:06:00Z" w16du:dateUtc="2024-12-18T00:06:00Z">
        <w:del w:id="521" w:author="Basso, Marta" w:date="2025-01-09T10:41:00Z" w16du:dateUtc="2025-01-09T18:41:00Z">
          <w:r w:rsidR="00BE03AD" w:rsidDel="00370D0E">
            <w:rPr>
              <w:rFonts w:cs="Times New Roman"/>
            </w:rPr>
            <w:delText>r</w:delText>
          </w:r>
        </w:del>
      </w:ins>
      <w:del w:id="522" w:author="Basso, Marta" w:date="2025-01-09T10:41:00Z" w16du:dateUtc="2025-01-09T18:41:00Z">
        <w:r w:rsidR="0032188B" w:rsidRPr="00045D1A" w:rsidDel="00370D0E">
          <w:rPr>
            <w:rFonts w:cs="Times New Roman"/>
          </w:rPr>
          <w:delText xml:space="preserve">inse </w:delText>
        </w:r>
      </w:del>
      <w:ins w:id="523" w:author="Bogaart, Manon" w:date="2024-12-17T16:06:00Z" w16du:dateUtc="2024-12-18T00:06:00Z">
        <w:del w:id="524" w:author="Basso, Marta" w:date="2025-01-09T10:41:00Z" w16du:dateUtc="2025-01-09T18:41:00Z">
          <w:r w:rsidR="00BE03AD" w:rsidDel="00370D0E">
            <w:rPr>
              <w:rFonts w:cs="Times New Roman"/>
            </w:rPr>
            <w:delText xml:space="preserve">the sample </w:delText>
          </w:r>
        </w:del>
      </w:ins>
      <w:del w:id="525" w:author="Basso, Marta" w:date="2025-01-09T10:41:00Z" w16du:dateUtc="2025-01-09T18:41:00Z">
        <w:r w:rsidR="0032188B" w:rsidRPr="00045D1A" w:rsidDel="00370D0E">
          <w:rPr>
            <w:rFonts w:cs="Times New Roman"/>
          </w:rPr>
          <w:delText xml:space="preserve">bottle 3 times with lid on and fill it without leaving head space. </w:delText>
        </w:r>
      </w:del>
      <w:commentRangeStart w:id="526"/>
      <w:ins w:id="527" w:author="Basso, Marta" w:date="2025-01-09T10:41:00Z" w16du:dateUtc="2025-01-09T18:41:00Z">
        <w:r w:rsidR="00370D0E" w:rsidRPr="00045D1A">
          <w:rPr>
            <w:sz w:val="32"/>
            <w:szCs w:val="32"/>
          </w:rPr>
          <w:t xml:space="preserve">Grab </w:t>
        </w:r>
        <w:commentRangeStart w:id="528"/>
        <w:commentRangeStart w:id="529"/>
        <w:r w:rsidR="00370D0E" w:rsidRPr="00045D1A">
          <w:rPr>
            <w:sz w:val="32"/>
            <w:szCs w:val="32"/>
          </w:rPr>
          <w:t>sample</w:t>
        </w:r>
        <w:commentRangeEnd w:id="528"/>
        <w:r w:rsidR="00370D0E">
          <w:rPr>
            <w:rStyle w:val="CommentReference"/>
            <w:rFonts w:eastAsiaTheme="minorHAnsi" w:cstheme="minorBidi"/>
            <w:color w:val="auto"/>
          </w:rPr>
          <w:commentReference w:id="528"/>
        </w:r>
        <w:commentRangeEnd w:id="529"/>
        <w:r w:rsidR="00370D0E">
          <w:rPr>
            <w:rStyle w:val="CommentReference"/>
            <w:rFonts w:eastAsiaTheme="minorHAnsi" w:cstheme="minorBidi"/>
            <w:color w:val="auto"/>
          </w:rPr>
          <w:commentReference w:id="529"/>
        </w:r>
        <w:commentRangeEnd w:id="526"/>
        <w:r w:rsidR="00370D0E">
          <w:rPr>
            <w:rStyle w:val="CommentReference"/>
            <w:rFonts w:eastAsiaTheme="minorHAnsi" w:cstheme="minorBidi"/>
            <w:color w:val="auto"/>
          </w:rPr>
          <w:commentReference w:id="526"/>
        </w:r>
      </w:ins>
    </w:p>
    <w:p w14:paraId="7A6BC218" w14:textId="77777777" w:rsidR="00370D0E" w:rsidRDefault="00370D0E" w:rsidP="00370D0E">
      <w:pPr>
        <w:pStyle w:val="ListParagraph"/>
        <w:numPr>
          <w:ilvl w:val="3"/>
          <w:numId w:val="43"/>
        </w:numPr>
        <w:rPr>
          <w:ins w:id="530" w:author="Basso, Marta" w:date="2025-01-09T10:41:00Z" w16du:dateUtc="2025-01-09T18:41:00Z"/>
        </w:rPr>
      </w:pPr>
      <w:ins w:id="531" w:author="Basso, Marta" w:date="2025-01-09T10:41:00Z" w16du:dateUtc="2025-01-09T18:41:00Z">
        <w:r>
          <w:t xml:space="preserve">Label the sample: </w:t>
        </w:r>
        <w:r>
          <w:rPr>
            <w:b/>
            <w:bCs/>
          </w:rPr>
          <w:t>XXXXXXX</w:t>
        </w:r>
        <w:commentRangeStart w:id="532"/>
        <w:commentRangeEnd w:id="532"/>
        <w:r>
          <w:rPr>
            <w:rStyle w:val="CommentReference"/>
          </w:rPr>
          <w:commentReference w:id="532"/>
        </w:r>
        <w:r>
          <w:t>.</w:t>
        </w:r>
      </w:ins>
    </w:p>
    <w:p w14:paraId="13020896" w14:textId="77777777" w:rsidR="00370D0E" w:rsidRDefault="00370D0E" w:rsidP="00370D0E">
      <w:pPr>
        <w:pStyle w:val="ListParagraph"/>
        <w:ind w:left="630"/>
        <w:rPr>
          <w:ins w:id="533" w:author="Basso, Marta" w:date="2025-01-09T10:41:00Z" w16du:dateUtc="2025-01-09T18:41:00Z"/>
        </w:rPr>
      </w:pPr>
    </w:p>
    <w:p w14:paraId="50100B54" w14:textId="77777777" w:rsidR="00370D0E" w:rsidRDefault="00370D0E" w:rsidP="00370D0E">
      <w:pPr>
        <w:pStyle w:val="ListParagraph"/>
        <w:numPr>
          <w:ilvl w:val="3"/>
          <w:numId w:val="43"/>
        </w:numPr>
        <w:rPr>
          <w:ins w:id="534" w:author="Basso, Marta" w:date="2025-01-09T10:41:00Z" w16du:dateUtc="2025-01-09T18:41:00Z"/>
        </w:rPr>
      </w:pPr>
      <w:bookmarkStart w:id="535" w:name="_Hlk187311690"/>
      <w:ins w:id="536" w:author="Basso, Marta" w:date="2025-01-09T10:41:00Z" w16du:dateUtc="2025-01-09T18:41:00Z">
        <w:r>
          <w:t xml:space="preserve">Record in the field notes the name of the sample, the bottle number and the day and hour you collected the sample. </w:t>
        </w:r>
      </w:ins>
    </w:p>
    <w:bookmarkEnd w:id="535"/>
    <w:p w14:paraId="128F6F22" w14:textId="77777777" w:rsidR="00370D0E" w:rsidRDefault="00370D0E" w:rsidP="00370D0E">
      <w:pPr>
        <w:pStyle w:val="ListParagraph"/>
        <w:ind w:left="630"/>
        <w:rPr>
          <w:ins w:id="537" w:author="Basso, Marta" w:date="2025-01-09T10:41:00Z" w16du:dateUtc="2025-01-09T18:41:00Z"/>
        </w:rPr>
      </w:pPr>
    </w:p>
    <w:p w14:paraId="23A7281F" w14:textId="77777777" w:rsidR="00370D0E" w:rsidRDefault="00370D0E" w:rsidP="00370D0E">
      <w:pPr>
        <w:pStyle w:val="ListParagraph"/>
        <w:numPr>
          <w:ilvl w:val="3"/>
          <w:numId w:val="43"/>
        </w:numPr>
        <w:rPr>
          <w:ins w:id="538" w:author="Basso, Marta" w:date="2025-01-09T10:41:00Z" w16du:dateUtc="2025-01-09T18:41:00Z"/>
        </w:rPr>
      </w:pPr>
      <w:ins w:id="539" w:author="Basso, Marta" w:date="2025-01-09T10:41:00Z" w16du:dateUtc="2025-01-09T18:41:00Z">
        <w:r>
          <w:t xml:space="preserve">Rinse the bottle of the </w:t>
        </w:r>
        <w:proofErr w:type="spellStart"/>
        <w:r>
          <w:t>extendo</w:t>
        </w:r>
        <w:proofErr w:type="spellEnd"/>
        <w:r>
          <w:t xml:space="preserve"> sampler 3 times with the creek water</w:t>
        </w:r>
      </w:ins>
    </w:p>
    <w:p w14:paraId="5EBAECA6" w14:textId="77777777" w:rsidR="00370D0E" w:rsidRDefault="00370D0E" w:rsidP="00370D0E">
      <w:pPr>
        <w:pStyle w:val="ListParagraph"/>
        <w:ind w:left="630"/>
        <w:rPr>
          <w:ins w:id="540" w:author="Basso, Marta" w:date="2025-01-09T10:41:00Z" w16du:dateUtc="2025-01-09T18:41:00Z"/>
        </w:rPr>
      </w:pPr>
    </w:p>
    <w:p w14:paraId="44158FC5" w14:textId="77777777" w:rsidR="00370D0E" w:rsidRDefault="00370D0E" w:rsidP="00370D0E">
      <w:pPr>
        <w:pStyle w:val="ListParagraph"/>
        <w:numPr>
          <w:ilvl w:val="3"/>
          <w:numId w:val="43"/>
        </w:numPr>
        <w:rPr>
          <w:ins w:id="541" w:author="Basso, Marta" w:date="2025-01-09T10:41:00Z" w16du:dateUtc="2025-01-09T18:41:00Z"/>
        </w:rPr>
      </w:pPr>
      <w:ins w:id="542" w:author="Basso, Marta" w:date="2025-01-09T10:41:00Z" w16du:dateUtc="2025-01-09T18:41:00Z">
        <w:r>
          <w:t xml:space="preserve">Rinse the </w:t>
        </w:r>
        <w:commentRangeStart w:id="543"/>
        <w:r>
          <w:t>1L</w:t>
        </w:r>
        <w:commentRangeEnd w:id="543"/>
        <w:r>
          <w:rPr>
            <w:rStyle w:val="CommentReference"/>
          </w:rPr>
          <w:commentReference w:id="543"/>
        </w:r>
        <w:r>
          <w:t xml:space="preserve"> sample bottle 3 times with the creek water from the </w:t>
        </w:r>
        <w:proofErr w:type="spellStart"/>
        <w:r>
          <w:t>extendo</w:t>
        </w:r>
        <w:proofErr w:type="spellEnd"/>
        <w:r>
          <w:t xml:space="preserve"> sampler</w:t>
        </w:r>
      </w:ins>
    </w:p>
    <w:p w14:paraId="0A394EE3" w14:textId="77777777" w:rsidR="00370D0E" w:rsidRDefault="00370D0E" w:rsidP="00370D0E">
      <w:pPr>
        <w:pStyle w:val="ListParagraph"/>
        <w:ind w:left="630"/>
        <w:rPr>
          <w:ins w:id="544" w:author="Basso, Marta" w:date="2025-01-09T10:41:00Z" w16du:dateUtc="2025-01-09T18:41:00Z"/>
        </w:rPr>
      </w:pPr>
    </w:p>
    <w:p w14:paraId="53941788" w14:textId="77777777" w:rsidR="00370D0E" w:rsidRDefault="00370D0E" w:rsidP="00370D0E">
      <w:pPr>
        <w:pStyle w:val="ListParagraph"/>
        <w:numPr>
          <w:ilvl w:val="3"/>
          <w:numId w:val="43"/>
        </w:numPr>
        <w:rPr>
          <w:ins w:id="545" w:author="Basso, Marta" w:date="2025-01-09T10:41:00Z" w16du:dateUtc="2025-01-09T18:41:00Z"/>
        </w:rPr>
      </w:pPr>
      <w:ins w:id="546" w:author="Basso, Marta" w:date="2025-01-09T10:41:00Z" w16du:dateUtc="2025-01-09T18:41:00Z">
        <w:r>
          <w:t>Fill the 1L sample bottle with creek water leaving no headspace.</w:t>
        </w:r>
      </w:ins>
    </w:p>
    <w:p w14:paraId="735797AB" w14:textId="77777777" w:rsidR="00370D0E" w:rsidRDefault="00370D0E" w:rsidP="00370D0E">
      <w:pPr>
        <w:pStyle w:val="ListParagraph"/>
        <w:ind w:left="630"/>
        <w:rPr>
          <w:ins w:id="547" w:author="Basso, Marta" w:date="2025-01-09T10:41:00Z" w16du:dateUtc="2025-01-09T18:41:00Z"/>
        </w:rPr>
      </w:pPr>
    </w:p>
    <w:p w14:paraId="02625E1B" w14:textId="77777777" w:rsidR="00370D0E" w:rsidRDefault="00370D0E" w:rsidP="00370D0E">
      <w:pPr>
        <w:pStyle w:val="ListParagraph"/>
        <w:numPr>
          <w:ilvl w:val="3"/>
          <w:numId w:val="43"/>
        </w:numPr>
        <w:rPr>
          <w:ins w:id="548" w:author="Basso, Marta" w:date="2025-01-09T10:41:00Z" w16du:dateUtc="2025-01-09T18:41:00Z"/>
        </w:rPr>
      </w:pPr>
      <w:ins w:id="549" w:author="Basso, Marta" w:date="2025-01-09T10:41:00Z" w16du:dateUtc="2025-01-09T18:41:00Z">
        <w:r>
          <w:t>Place the bottle in the cooler</w:t>
        </w:r>
      </w:ins>
    </w:p>
    <w:p w14:paraId="12C0E357" w14:textId="77777777" w:rsidR="00370D0E" w:rsidRDefault="00370D0E" w:rsidP="00370D0E">
      <w:pPr>
        <w:pStyle w:val="ListParagraph"/>
        <w:ind w:left="630"/>
        <w:rPr>
          <w:ins w:id="550" w:author="Basso, Marta" w:date="2025-01-09T10:41:00Z" w16du:dateUtc="2025-01-09T18:41:00Z"/>
        </w:rPr>
      </w:pPr>
    </w:p>
    <w:p w14:paraId="0CDE368F" w14:textId="77777777" w:rsidR="00370D0E" w:rsidRDefault="00370D0E" w:rsidP="00370D0E">
      <w:pPr>
        <w:pStyle w:val="ListParagraph"/>
        <w:numPr>
          <w:ilvl w:val="3"/>
          <w:numId w:val="43"/>
        </w:numPr>
        <w:rPr>
          <w:ins w:id="551" w:author="Basso, Marta" w:date="2025-01-09T10:41:00Z" w16du:dateUtc="2025-01-09T18:41:00Z"/>
        </w:rPr>
      </w:pPr>
      <w:ins w:id="552" w:author="Basso, Marta" w:date="2025-01-09T10:41:00Z" w16du:dateUtc="2025-01-09T18:41:00Z">
        <w:r>
          <w:t xml:space="preserve">Back to the lab, place the bottles in the </w:t>
        </w:r>
        <w:commentRangeStart w:id="553"/>
        <w:r>
          <w:t xml:space="preserve">fridge </w:t>
        </w:r>
        <w:commentRangeEnd w:id="553"/>
        <w:r>
          <w:rPr>
            <w:rStyle w:val="CommentReference"/>
          </w:rPr>
          <w:commentReference w:id="553"/>
        </w:r>
        <w:r>
          <w:t>room in Richardson.</w:t>
        </w:r>
      </w:ins>
    </w:p>
    <w:p w14:paraId="43DFCE09" w14:textId="77777777" w:rsidR="00370D0E" w:rsidRDefault="00370D0E" w:rsidP="00370D0E">
      <w:pPr>
        <w:pStyle w:val="ListParagraph"/>
        <w:ind w:left="630"/>
        <w:rPr>
          <w:ins w:id="554" w:author="Basso, Marta" w:date="2025-01-09T10:41:00Z" w16du:dateUtc="2025-01-09T18:41:00Z"/>
        </w:rPr>
      </w:pPr>
    </w:p>
    <w:p w14:paraId="7BF0110C" w14:textId="77777777" w:rsidR="00370D0E" w:rsidRPr="00210ED4" w:rsidRDefault="00370D0E" w:rsidP="00370D0E">
      <w:pPr>
        <w:pStyle w:val="ListParagraph"/>
        <w:numPr>
          <w:ilvl w:val="3"/>
          <w:numId w:val="43"/>
        </w:numPr>
        <w:rPr>
          <w:ins w:id="555" w:author="Basso, Marta" w:date="2025-01-09T10:41:00Z" w16du:dateUtc="2025-01-09T18:41:00Z"/>
        </w:rPr>
      </w:pPr>
      <w:ins w:id="556" w:author="Basso, Marta" w:date="2025-01-09T10:41:00Z" w16du:dateUtc="2025-01-09T18:41:00Z">
        <w:r>
          <w:t xml:space="preserve">The next day or </w:t>
        </w:r>
        <w:r>
          <w:rPr>
            <w:b/>
            <w:bCs/>
          </w:rPr>
          <w:t>within 48 hours</w:t>
        </w:r>
        <w:r>
          <w:t xml:space="preserve"> filter the samples as described in the lab sop. </w:t>
        </w:r>
      </w:ins>
    </w:p>
    <w:p w14:paraId="19F40406" w14:textId="77777777" w:rsidR="00370D0E" w:rsidRPr="00370D0E" w:rsidRDefault="00370D0E">
      <w:pPr>
        <w:rPr>
          <w:rFonts w:cs="Times New Roman"/>
        </w:rPr>
        <w:pPrChange w:id="557" w:author="Basso, Marta" w:date="2025-01-09T10:41:00Z" w16du:dateUtc="2025-01-09T18:41:00Z">
          <w:pPr>
            <w:pStyle w:val="ListParagraph"/>
            <w:numPr>
              <w:numId w:val="40"/>
            </w:numPr>
            <w:ind w:hanging="360"/>
          </w:pPr>
        </w:pPrChange>
      </w:pPr>
    </w:p>
    <w:p w14:paraId="6E3770E9" w14:textId="414F30C5" w:rsidR="002F528C" w:rsidRPr="00372AB7" w:rsidRDefault="003854D0" w:rsidP="002F528C">
      <w:pPr>
        <w:pStyle w:val="Heading3"/>
        <w:rPr>
          <w:ins w:id="558" w:author="Basso, Marta" w:date="2024-11-15T09:09:00Z" w16du:dateUtc="2024-11-15T17:09:00Z"/>
          <w:sz w:val="32"/>
          <w:szCs w:val="32"/>
        </w:rPr>
      </w:pPr>
      <w:bookmarkStart w:id="559" w:name="_Toc180737241"/>
      <w:r w:rsidRPr="00045D1A">
        <w:rPr>
          <w:sz w:val="32"/>
          <w:szCs w:val="32"/>
        </w:rPr>
        <w:t>ISCO</w:t>
      </w:r>
      <w:bookmarkEnd w:id="559"/>
    </w:p>
    <w:p w14:paraId="5FF38A49" w14:textId="77777777" w:rsidR="002F528C" w:rsidRPr="00432A90" w:rsidRDefault="002F528C" w:rsidP="002F528C">
      <w:pPr>
        <w:pStyle w:val="Heading4"/>
        <w:rPr>
          <w:ins w:id="560" w:author="Basso, Marta" w:date="2024-11-15T09:09:00Z" w16du:dateUtc="2024-11-15T17:09:00Z"/>
        </w:rPr>
      </w:pPr>
      <w:ins w:id="561" w:author="Basso, Marta" w:date="2024-11-15T09:09:00Z" w16du:dateUtc="2024-11-15T17:09:00Z">
        <w:r w:rsidRPr="00432A90">
          <w:t xml:space="preserve">Battery </w:t>
        </w:r>
        <w:r w:rsidRPr="00FA6525">
          <w:t>safety</w:t>
        </w:r>
        <w:r w:rsidRPr="00432A90">
          <w:t xml:space="preserve"> notes</w:t>
        </w:r>
      </w:ins>
    </w:p>
    <w:p w14:paraId="1D0D053D" w14:textId="77777777" w:rsidR="002F528C" w:rsidRPr="00ED461F" w:rsidRDefault="002F528C" w:rsidP="002F528C">
      <w:pPr>
        <w:pStyle w:val="ListParagraph"/>
        <w:numPr>
          <w:ilvl w:val="0"/>
          <w:numId w:val="15"/>
        </w:numPr>
        <w:rPr>
          <w:ins w:id="562" w:author="Basso, Marta" w:date="2024-11-15T09:09:00Z" w16du:dateUtc="2024-11-15T17:09:00Z"/>
          <w:b/>
          <w:bCs/>
        </w:rPr>
      </w:pPr>
      <w:ins w:id="563" w:author="Basso, Marta" w:date="2024-11-15T09:09:00Z" w16du:dateUtc="2024-11-15T17:09:00Z">
        <w:r w:rsidRPr="00ED461F">
          <w:rPr>
            <w:b/>
            <w:bCs/>
          </w:rPr>
          <w:t xml:space="preserve">While handling: </w:t>
        </w:r>
      </w:ins>
    </w:p>
    <w:p w14:paraId="178EAC29" w14:textId="77777777" w:rsidR="002F528C" w:rsidRPr="00ED461F" w:rsidRDefault="002F528C">
      <w:pPr>
        <w:pStyle w:val="ListParagraph"/>
        <w:numPr>
          <w:ilvl w:val="0"/>
          <w:numId w:val="47"/>
        </w:numPr>
        <w:spacing w:line="276" w:lineRule="auto"/>
        <w:rPr>
          <w:ins w:id="564" w:author="Basso, Marta" w:date="2024-11-15T09:09:00Z" w16du:dateUtc="2024-11-15T17:09:00Z"/>
          <w:rFonts w:cstheme="minorHAnsi"/>
        </w:rPr>
        <w:pPrChange w:id="565" w:author="H2O" w:date="2024-12-19T11:21:00Z" w16du:dateUtc="2024-12-19T19:21:00Z">
          <w:pPr>
            <w:pStyle w:val="ListParagraph"/>
            <w:numPr>
              <w:numId w:val="15"/>
            </w:numPr>
            <w:spacing w:line="276" w:lineRule="auto"/>
            <w:ind w:hanging="360"/>
          </w:pPr>
        </w:pPrChange>
      </w:pPr>
      <w:ins w:id="566" w:author="Basso, Marta" w:date="2024-11-15T09:09:00Z" w16du:dateUtc="2024-11-15T17:09:00Z">
        <w:r w:rsidRPr="00ED461F">
          <w:rPr>
            <w:rFonts w:cstheme="minorHAnsi"/>
          </w:rPr>
          <w:t xml:space="preserve">Do not drop or damage the batteries – they have the potential to leak battery acid. If battery acid does spill, wear gloves to clean with soap and water. </w:t>
        </w:r>
      </w:ins>
    </w:p>
    <w:p w14:paraId="576F60CF" w14:textId="07CF9F41" w:rsidR="002F528C" w:rsidRPr="00ED461F" w:rsidRDefault="002F528C">
      <w:pPr>
        <w:pStyle w:val="ListParagraph"/>
        <w:numPr>
          <w:ilvl w:val="0"/>
          <w:numId w:val="47"/>
        </w:numPr>
        <w:spacing w:line="276" w:lineRule="auto"/>
        <w:rPr>
          <w:ins w:id="567" w:author="Basso, Marta" w:date="2024-11-15T09:09:00Z" w16du:dateUtc="2024-11-15T17:09:00Z"/>
          <w:rFonts w:cstheme="minorHAnsi"/>
        </w:rPr>
        <w:pPrChange w:id="568" w:author="H2O" w:date="2024-12-19T11:21:00Z" w16du:dateUtc="2024-12-19T19:21:00Z">
          <w:pPr>
            <w:pStyle w:val="ListParagraph"/>
            <w:numPr>
              <w:numId w:val="15"/>
            </w:numPr>
            <w:spacing w:line="276" w:lineRule="auto"/>
            <w:ind w:hanging="360"/>
          </w:pPr>
        </w:pPrChange>
      </w:pPr>
      <w:ins w:id="569" w:author="Basso, Marta" w:date="2024-11-15T09:09:00Z" w16du:dateUtc="2024-11-15T17:09:00Z">
        <w:r w:rsidRPr="00ED461F">
          <w:rPr>
            <w:rFonts w:cstheme="minorHAnsi"/>
          </w:rPr>
          <w:t xml:space="preserve">Do not allow the terminals to be </w:t>
        </w:r>
        <w:del w:id="570" w:author="Cole, Ryan P" w:date="2025-01-07T09:39:00Z" w16du:dateUtc="2025-01-07T17:39:00Z">
          <w:r w:rsidRPr="00ED461F" w:rsidDel="00C4213A">
            <w:rPr>
              <w:rFonts w:cstheme="minorHAnsi"/>
            </w:rPr>
            <w:delText>connected at the same time</w:delText>
          </w:r>
        </w:del>
      </w:ins>
      <w:ins w:id="571" w:author="Cole, Ryan P" w:date="2025-01-07T09:39:00Z" w16du:dateUtc="2025-01-07T17:39:00Z">
        <w:r w:rsidR="00C4213A">
          <w:rPr>
            <w:rFonts w:cstheme="minorHAnsi"/>
          </w:rPr>
          <w:t>shorted</w:t>
        </w:r>
      </w:ins>
      <w:ins w:id="572" w:author="Basso, Marta" w:date="2024-11-15T09:09:00Z" w16du:dateUtc="2024-11-15T17:09:00Z">
        <w:r w:rsidRPr="00ED461F">
          <w:rPr>
            <w:rFonts w:cstheme="minorHAnsi"/>
          </w:rPr>
          <w:t xml:space="preserve"> (i.e., </w:t>
        </w:r>
        <w:del w:id="573" w:author="Cole, Ryan P" w:date="2025-01-07T09:39:00Z" w16du:dateUtc="2025-01-07T17:39:00Z">
          <w:r w:rsidRPr="00ED461F" w:rsidDel="00C4213A">
            <w:rPr>
              <w:rFonts w:cstheme="minorHAnsi"/>
            </w:rPr>
            <w:delText>do not hold both terminals at the same time with your hand</w:delText>
          </w:r>
        </w:del>
      </w:ins>
      <w:ins w:id="574" w:author="Cole, Ryan P" w:date="2025-01-07T09:39:00Z" w16du:dateUtc="2025-01-07T17:39:00Z">
        <w:r w:rsidR="00C4213A">
          <w:rPr>
            <w:rFonts w:cstheme="minorHAnsi"/>
          </w:rPr>
          <w:t>do not allow metal or something conductive to contact both terminals at the same time</w:t>
        </w:r>
      </w:ins>
      <w:ins w:id="575" w:author="Basso, Marta" w:date="2024-11-15T09:09:00Z" w16du:dateUtc="2024-11-15T17:09:00Z">
        <w:r w:rsidRPr="00ED461F">
          <w:rPr>
            <w:rFonts w:cstheme="minorHAnsi"/>
          </w:rPr>
          <w:t>)</w:t>
        </w:r>
      </w:ins>
    </w:p>
    <w:p w14:paraId="66E1BCB7" w14:textId="77777777" w:rsidR="002F528C" w:rsidRPr="00ED461F" w:rsidRDefault="002F528C" w:rsidP="002F528C">
      <w:pPr>
        <w:pStyle w:val="ListParagraph"/>
        <w:numPr>
          <w:ilvl w:val="0"/>
          <w:numId w:val="15"/>
        </w:numPr>
        <w:spacing w:line="276" w:lineRule="auto"/>
        <w:rPr>
          <w:ins w:id="576" w:author="Basso, Marta" w:date="2024-11-15T09:09:00Z" w16du:dateUtc="2024-11-15T17:09:00Z"/>
          <w:rFonts w:cstheme="minorHAnsi"/>
          <w:b/>
        </w:rPr>
      </w:pPr>
      <w:ins w:id="577" w:author="Basso, Marta" w:date="2024-11-15T09:09:00Z" w16du:dateUtc="2024-11-15T17:09:00Z">
        <w:r w:rsidRPr="00ED461F">
          <w:rPr>
            <w:rFonts w:cstheme="minorHAnsi"/>
            <w:b/>
          </w:rPr>
          <w:t>During transport:</w:t>
        </w:r>
      </w:ins>
    </w:p>
    <w:p w14:paraId="7D11984F" w14:textId="5728383D" w:rsidR="002F528C" w:rsidRDefault="002F528C">
      <w:pPr>
        <w:pStyle w:val="ListParagraph"/>
        <w:numPr>
          <w:ilvl w:val="0"/>
          <w:numId w:val="47"/>
        </w:numPr>
        <w:spacing w:line="276" w:lineRule="auto"/>
        <w:rPr>
          <w:ins w:id="578" w:author="Cole, Ryan P" w:date="2025-01-07T09:40:00Z" w16du:dateUtc="2025-01-07T17:40:00Z"/>
          <w:rFonts w:cstheme="minorHAnsi"/>
        </w:rPr>
      </w:pPr>
      <w:ins w:id="579" w:author="Basso, Marta" w:date="2024-11-15T09:09:00Z" w16du:dateUtc="2024-11-15T17:09:00Z">
        <w:r w:rsidRPr="00ED461F">
          <w:rPr>
            <w:rFonts w:cstheme="minorHAnsi"/>
          </w:rPr>
          <w:t xml:space="preserve">Keep the batteries secured in the back of the truck. DO NOT store anything on top of batteries during transport – this could lead to a </w:t>
        </w:r>
      </w:ins>
      <w:ins w:id="580" w:author="Cole, Ryan P" w:date="2025-01-07T09:40:00Z" w16du:dateUtc="2025-01-07T17:40:00Z">
        <w:r w:rsidR="00C4213A">
          <w:rPr>
            <w:rFonts w:cstheme="minorHAnsi"/>
          </w:rPr>
          <w:t xml:space="preserve">short </w:t>
        </w:r>
      </w:ins>
      <w:ins w:id="581" w:author="Basso, Marta" w:date="2024-11-15T09:09:00Z" w16du:dateUtc="2024-11-15T17:09:00Z">
        <w:r w:rsidRPr="00ED461F">
          <w:rPr>
            <w:rFonts w:cstheme="minorHAnsi"/>
          </w:rPr>
          <w:t>circuit connection between both terminals, causing the batteries to start smoking</w:t>
        </w:r>
      </w:ins>
      <w:ins w:id="582" w:author="Cole, Ryan P" w:date="2025-01-07T09:40:00Z" w16du:dateUtc="2025-01-07T17:40:00Z">
        <w:r w:rsidR="00C4213A">
          <w:rPr>
            <w:rFonts w:cstheme="minorHAnsi"/>
          </w:rPr>
          <w:t xml:space="preserve">. </w:t>
        </w:r>
      </w:ins>
    </w:p>
    <w:p w14:paraId="021ABFE2" w14:textId="49B32B58" w:rsidR="00C4213A" w:rsidRDefault="00C4213A">
      <w:pPr>
        <w:pStyle w:val="ListParagraph"/>
        <w:numPr>
          <w:ilvl w:val="0"/>
          <w:numId w:val="47"/>
        </w:numPr>
        <w:spacing w:line="276" w:lineRule="auto"/>
        <w:rPr>
          <w:ins w:id="583" w:author="Basso, Marta" w:date="2024-11-15T09:09:00Z" w16du:dateUtc="2024-11-15T17:09:00Z"/>
          <w:rFonts w:cstheme="minorHAnsi"/>
        </w:rPr>
        <w:pPrChange w:id="584" w:author="H2O" w:date="2024-12-19T11:20:00Z" w16du:dateUtc="2024-12-19T19:20:00Z">
          <w:pPr>
            <w:pStyle w:val="ListParagraph"/>
            <w:numPr>
              <w:numId w:val="15"/>
            </w:numPr>
            <w:spacing w:line="276" w:lineRule="auto"/>
            <w:ind w:hanging="360"/>
          </w:pPr>
        </w:pPrChange>
      </w:pPr>
      <w:ins w:id="585" w:author="Cole, Ryan P" w:date="2025-01-07T09:40:00Z" w16du:dateUtc="2025-01-07T17:40:00Z">
        <w:r>
          <w:rPr>
            <w:rFonts w:cstheme="minorHAnsi"/>
          </w:rPr>
          <w:t>Leave terminal caps in place until the battery is ready to be hooked up to the ISCO.</w:t>
        </w:r>
      </w:ins>
    </w:p>
    <w:p w14:paraId="7438702D" w14:textId="77777777" w:rsidR="002F528C" w:rsidRPr="002F528C" w:rsidRDefault="002F528C">
      <w:pPr>
        <w:rPr>
          <w:rPrChange w:id="586" w:author="Basso, Marta" w:date="2024-11-15T09:09:00Z" w16du:dateUtc="2024-11-15T17:09:00Z">
            <w:rPr>
              <w:sz w:val="32"/>
              <w:szCs w:val="32"/>
            </w:rPr>
          </w:rPrChange>
        </w:rPr>
        <w:pPrChange w:id="587" w:author="Basso, Marta" w:date="2024-11-15T09:09:00Z" w16du:dateUtc="2024-11-15T17:09:00Z">
          <w:pPr>
            <w:pStyle w:val="Heading3"/>
          </w:pPr>
        </w:pPrChange>
      </w:pPr>
    </w:p>
    <w:p w14:paraId="462CB5E8" w14:textId="0B8D3248" w:rsidR="008A5C92" w:rsidRDefault="008A5C92" w:rsidP="00082A2C">
      <w:pPr>
        <w:pStyle w:val="Heading4"/>
      </w:pPr>
      <w:r w:rsidRPr="008A5C92">
        <w:lastRenderedPageBreak/>
        <w:t>Instrument installation</w:t>
      </w:r>
      <w:r>
        <w:br/>
      </w:r>
    </w:p>
    <w:p w14:paraId="5F4C4914" w14:textId="57A1716F" w:rsidR="008A5C92" w:rsidRDefault="008A5C92" w:rsidP="008A5C92">
      <w:pPr>
        <w:pStyle w:val="ListParagraph"/>
        <w:numPr>
          <w:ilvl w:val="0"/>
          <w:numId w:val="39"/>
        </w:numPr>
        <w:rPr>
          <w:ins w:id="588" w:author="Basso, Marta" w:date="2025-01-02T09:54:00Z" w16du:dateUtc="2025-01-02T17:54:00Z"/>
        </w:rPr>
      </w:pPr>
      <w:r>
        <w:t xml:space="preserve">Find a flat area to locate the ISCO, outside the flooding area of the stream. </w:t>
      </w:r>
      <w:commentRangeStart w:id="589"/>
      <w:commentRangeStart w:id="590"/>
      <w:del w:id="591" w:author="Basso, Marta" w:date="2025-01-09T09:36:00Z" w16du:dateUtc="2025-01-09T17:36:00Z">
        <w:r w:rsidDel="00324E3C">
          <w:delText xml:space="preserve">The ISCO </w:delText>
        </w:r>
        <w:r w:rsidRPr="00045D1A" w:rsidDel="00324E3C">
          <w:rPr>
            <w:b/>
            <w:bCs/>
            <w:highlight w:val="yellow"/>
          </w:rPr>
          <w:delText>can’t</w:delText>
        </w:r>
        <w:r w:rsidDel="00324E3C">
          <w:rPr>
            <w:b/>
            <w:bCs/>
          </w:rPr>
          <w:delText xml:space="preserve"> </w:delText>
        </w:r>
        <w:r w:rsidRPr="00045D1A" w:rsidDel="00324E3C">
          <w:rPr>
            <w:b/>
            <w:bCs/>
            <w:highlight w:val="yellow"/>
          </w:rPr>
          <w:delText>get wet</w:delText>
        </w:r>
        <w:r w:rsidDel="00324E3C">
          <w:delText xml:space="preserve">. </w:delText>
        </w:r>
        <w:commentRangeEnd w:id="589"/>
        <w:r w:rsidR="009D53AE" w:rsidDel="00324E3C">
          <w:rPr>
            <w:rStyle w:val="CommentReference"/>
          </w:rPr>
          <w:commentReference w:id="589"/>
        </w:r>
        <w:commentRangeEnd w:id="590"/>
        <w:r w:rsidR="001D216E" w:rsidDel="00324E3C">
          <w:rPr>
            <w:rStyle w:val="CommentReference"/>
          </w:rPr>
          <w:commentReference w:id="590"/>
        </w:r>
      </w:del>
      <w:r>
        <w:t>Locate it close</w:t>
      </w:r>
      <w:del w:id="592" w:author="Bogaart, Manon" w:date="2024-12-17T16:09:00Z" w16du:dateUtc="2024-12-18T00:09:00Z">
        <w:r w:rsidDel="008408B7">
          <w:delText>r</w:delText>
        </w:r>
      </w:del>
      <w:r>
        <w:t xml:space="preserve"> to a trunk.</w:t>
      </w:r>
    </w:p>
    <w:p w14:paraId="42C957A3" w14:textId="77777777" w:rsidR="00301434" w:rsidRDefault="00301434">
      <w:pPr>
        <w:pStyle w:val="ListParagraph"/>
        <w:rPr>
          <w:ins w:id="593" w:author="Basso, Marta" w:date="2025-01-02T09:54:00Z" w16du:dateUtc="2025-01-02T17:54:00Z"/>
        </w:rPr>
        <w:pPrChange w:id="594" w:author="Basso, Marta" w:date="2025-01-02T09:54:00Z" w16du:dateUtc="2025-01-02T17:54:00Z">
          <w:pPr>
            <w:pStyle w:val="ListParagraph"/>
            <w:numPr>
              <w:numId w:val="39"/>
            </w:numPr>
            <w:ind w:hanging="360"/>
          </w:pPr>
        </w:pPrChange>
      </w:pPr>
    </w:p>
    <w:p w14:paraId="715EE6A7" w14:textId="130CC72F" w:rsidR="00301434" w:rsidRDefault="00301434" w:rsidP="008A5C92">
      <w:pPr>
        <w:pStyle w:val="ListParagraph"/>
        <w:numPr>
          <w:ilvl w:val="0"/>
          <w:numId w:val="39"/>
        </w:numPr>
      </w:pPr>
      <w:ins w:id="595" w:author="Basso, Marta" w:date="2025-01-02T09:54:00Z" w16du:dateUtc="2025-01-02T17:54:00Z">
        <w:r>
          <w:t xml:space="preserve">Secure the ISCO with the cable to a trunk. Be sure the ISCO is stable and does not move. </w:t>
        </w:r>
      </w:ins>
    </w:p>
    <w:p w14:paraId="7AC8C5BE" w14:textId="77777777" w:rsidR="00082A2C" w:rsidRDefault="00082A2C" w:rsidP="00045D1A">
      <w:pPr>
        <w:pStyle w:val="ListParagraph"/>
      </w:pPr>
    </w:p>
    <w:p w14:paraId="7CADD9E4" w14:textId="67D24B10" w:rsidR="008A5C92" w:rsidDel="00797E03" w:rsidRDefault="008526EF">
      <w:pPr>
        <w:pStyle w:val="ListParagraph"/>
        <w:numPr>
          <w:ilvl w:val="0"/>
          <w:numId w:val="39"/>
        </w:numPr>
        <w:rPr>
          <w:del w:id="596" w:author="Basso, Marta" w:date="2024-12-27T11:40:00Z" w16du:dateUtc="2024-12-27T19:40:00Z"/>
        </w:rPr>
      </w:pPr>
      <w:r>
        <w:t>Clip the positive (red) first, then the negative (black) terminal</w:t>
      </w:r>
      <w:ins w:id="597" w:author="Murshed, Humyra Bente" w:date="2024-12-19T12:29:00Z" w16du:dateUtc="2024-12-19T20:29:00Z">
        <w:r w:rsidR="00893347">
          <w:t xml:space="preserve"> of the battery leash to the </w:t>
        </w:r>
      </w:ins>
      <w:ins w:id="598" w:author="Murshed, Humyra Bente" w:date="2024-12-19T12:30:00Z" w16du:dateUtc="2024-12-19T20:30:00Z">
        <w:r w:rsidR="00893347">
          <w:t>battery</w:t>
        </w:r>
      </w:ins>
      <w:r>
        <w:t>.</w:t>
      </w:r>
    </w:p>
    <w:p w14:paraId="7144F9D4" w14:textId="77777777" w:rsidR="00797E03" w:rsidRDefault="00797E03" w:rsidP="008A5C92">
      <w:pPr>
        <w:pStyle w:val="ListParagraph"/>
        <w:numPr>
          <w:ilvl w:val="0"/>
          <w:numId w:val="39"/>
        </w:numPr>
        <w:rPr>
          <w:ins w:id="599" w:author="Basso, Marta" w:date="2025-01-14T08:43:00Z" w16du:dateUtc="2025-01-14T16:43:00Z"/>
        </w:rPr>
      </w:pPr>
    </w:p>
    <w:p w14:paraId="1F4F9A34" w14:textId="77777777" w:rsidR="00082A2C" w:rsidRDefault="00082A2C" w:rsidP="00797E03">
      <w:pPr>
        <w:pStyle w:val="ListParagraph"/>
        <w:rPr>
          <w:ins w:id="600" w:author="Basso, Marta" w:date="2025-01-14T08:43:00Z" w16du:dateUtc="2025-01-14T16:43:00Z"/>
        </w:rPr>
      </w:pPr>
    </w:p>
    <w:p w14:paraId="296C319D" w14:textId="77777777" w:rsidR="00797E03" w:rsidRDefault="00797E03" w:rsidP="00797E03">
      <w:pPr>
        <w:pStyle w:val="ListParagraph"/>
        <w:rPr>
          <w:ins w:id="601" w:author="Basso, Marta" w:date="2025-01-14T08:43:00Z" w16du:dateUtc="2025-01-14T16:43:00Z"/>
        </w:rPr>
      </w:pPr>
    </w:p>
    <w:p w14:paraId="736801BF" w14:textId="0E58DBD9" w:rsidR="00797E03" w:rsidRDefault="00797E03" w:rsidP="00797E03">
      <w:pPr>
        <w:pStyle w:val="ListParagraph"/>
        <w:jc w:val="center"/>
        <w:pPrChange w:id="602" w:author="Basso, Marta" w:date="2025-01-14T08:44:00Z" w16du:dateUtc="2025-01-14T16:44:00Z">
          <w:pPr>
            <w:pStyle w:val="ListParagraph"/>
          </w:pPr>
        </w:pPrChange>
      </w:pPr>
      <w:ins w:id="603" w:author="Basso, Marta" w:date="2025-01-14T08:43:00Z" w16du:dateUtc="2025-01-14T16:43:00Z">
        <w:r>
          <w:rPr>
            <w:noProof/>
          </w:rPr>
          <w:drawing>
            <wp:inline distT="0" distB="0" distL="0" distR="0" wp14:anchorId="253FADC0" wp14:editId="613D547A">
              <wp:extent cx="1809750" cy="1914159"/>
              <wp:effectExtent l="0" t="0" r="0" b="0"/>
              <wp:docPr id="1709063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17208" b="3369"/>
                      <a:stretch/>
                    </pic:blipFill>
                    <pic:spPr bwMode="auto">
                      <a:xfrm>
                        <a:off x="0" y="0"/>
                        <a:ext cx="1812775" cy="1917358"/>
                      </a:xfrm>
                      <a:prstGeom prst="rect">
                        <a:avLst/>
                      </a:prstGeom>
                      <a:noFill/>
                      <a:ln>
                        <a:noFill/>
                      </a:ln>
                      <a:extLst>
                        <a:ext uri="{53640926-AAD7-44D8-BBD7-CCE9431645EC}">
                          <a14:shadowObscured xmlns:a14="http://schemas.microsoft.com/office/drawing/2010/main"/>
                        </a:ext>
                      </a:extLst>
                    </pic:spPr>
                  </pic:pic>
                </a:graphicData>
              </a:graphic>
            </wp:inline>
          </w:drawing>
        </w:r>
      </w:ins>
    </w:p>
    <w:p w14:paraId="3360B013" w14:textId="77777777" w:rsidR="00082A2C" w:rsidRDefault="00082A2C" w:rsidP="00045D1A">
      <w:pPr>
        <w:pStyle w:val="ListParagraph"/>
      </w:pPr>
    </w:p>
    <w:p w14:paraId="33E67784" w14:textId="2A504400" w:rsidR="008526EF" w:rsidRDefault="008526EF" w:rsidP="008526EF">
      <w:pPr>
        <w:pStyle w:val="ListParagraph"/>
        <w:numPr>
          <w:ilvl w:val="0"/>
          <w:numId w:val="39"/>
        </w:numPr>
        <w:spacing w:line="256" w:lineRule="auto"/>
        <w:rPr>
          <w:ins w:id="604" w:author="Basso, Marta" w:date="2025-01-14T08:43:00Z" w16du:dateUtc="2025-01-14T16:43:00Z"/>
          <w:rFonts w:cstheme="minorHAnsi"/>
        </w:rPr>
      </w:pPr>
      <w:commentRangeStart w:id="605"/>
      <w:r w:rsidRPr="00D1652B">
        <w:rPr>
          <w:rFonts w:cstheme="minorHAnsi"/>
        </w:rPr>
        <w:t xml:space="preserve">Carefully screw and plug the </w:t>
      </w:r>
      <w:del w:id="606" w:author="Bogaart, Manon" w:date="2024-12-17T16:09:00Z" w16du:dateUtc="2024-12-18T00:09:00Z">
        <w:r w:rsidRPr="00D1652B" w:rsidDel="008408B7">
          <w:rPr>
            <w:rFonts w:cstheme="minorHAnsi"/>
          </w:rPr>
          <w:delText xml:space="preserve">Isco </w:delText>
        </w:r>
      </w:del>
      <w:ins w:id="607" w:author="Bogaart, Manon" w:date="2024-12-17T16:09:00Z" w16du:dateUtc="2024-12-18T00:09:00Z">
        <w:r w:rsidR="008408B7">
          <w:rPr>
            <w:rFonts w:cstheme="minorHAnsi"/>
          </w:rPr>
          <w:t>ISCO</w:t>
        </w:r>
        <w:r w:rsidR="008408B7" w:rsidRPr="00D1652B">
          <w:rPr>
            <w:rFonts w:cstheme="minorHAnsi"/>
          </w:rPr>
          <w:t xml:space="preserve"> </w:t>
        </w:r>
      </w:ins>
      <w:r>
        <w:rPr>
          <w:rFonts w:cstheme="minorHAnsi"/>
        </w:rPr>
        <w:t>to</w:t>
      </w:r>
      <w:r w:rsidRPr="00D1652B">
        <w:rPr>
          <w:rFonts w:cstheme="minorHAnsi"/>
        </w:rPr>
        <w:t xml:space="preserve"> the battery leash, on the back of the display, to connect it </w:t>
      </w:r>
      <w:del w:id="608" w:author="Bogaart, Manon" w:date="2024-12-17T16:09:00Z" w16du:dateUtc="2024-12-18T00:09:00Z">
        <w:r w:rsidRPr="00D1652B" w:rsidDel="008408B7">
          <w:rPr>
            <w:rFonts w:cstheme="minorHAnsi"/>
          </w:rPr>
          <w:delText xml:space="preserve">from </w:delText>
        </w:r>
      </w:del>
      <w:ins w:id="609" w:author="Bogaart, Manon" w:date="2024-12-17T16:09:00Z" w16du:dateUtc="2024-12-18T00:09:00Z">
        <w:r w:rsidR="008408B7">
          <w:rPr>
            <w:rFonts w:cstheme="minorHAnsi"/>
          </w:rPr>
          <w:t>to</w:t>
        </w:r>
        <w:r w:rsidR="008408B7" w:rsidRPr="00D1652B">
          <w:rPr>
            <w:rFonts w:cstheme="minorHAnsi"/>
          </w:rPr>
          <w:t xml:space="preserve"> </w:t>
        </w:r>
      </w:ins>
      <w:r w:rsidRPr="00D1652B">
        <w:rPr>
          <w:rFonts w:cstheme="minorHAnsi"/>
        </w:rPr>
        <w:t>the battery</w:t>
      </w:r>
      <w:r>
        <w:rPr>
          <w:rFonts w:cstheme="minorHAnsi"/>
        </w:rPr>
        <w:t>.</w:t>
      </w:r>
      <w:commentRangeEnd w:id="605"/>
      <w:r w:rsidR="001D216E">
        <w:rPr>
          <w:rStyle w:val="CommentReference"/>
        </w:rPr>
        <w:commentReference w:id="605"/>
      </w:r>
    </w:p>
    <w:p w14:paraId="625C1D00" w14:textId="77777777" w:rsidR="00797E03" w:rsidRDefault="00797E03" w:rsidP="00797E03">
      <w:pPr>
        <w:spacing w:line="256" w:lineRule="auto"/>
        <w:ind w:left="360"/>
        <w:rPr>
          <w:ins w:id="610" w:author="Basso, Marta" w:date="2025-01-14T08:44:00Z" w16du:dateUtc="2025-01-14T16:44:00Z"/>
          <w:rFonts w:cstheme="minorHAnsi"/>
        </w:rPr>
      </w:pPr>
    </w:p>
    <w:p w14:paraId="57C5DCB2" w14:textId="62E10712" w:rsidR="00797E03" w:rsidRPr="00797E03" w:rsidRDefault="00797E03" w:rsidP="00797E03">
      <w:pPr>
        <w:spacing w:line="256" w:lineRule="auto"/>
        <w:ind w:left="360"/>
        <w:jc w:val="center"/>
        <w:rPr>
          <w:rFonts w:cstheme="minorHAnsi"/>
        </w:rPr>
        <w:pPrChange w:id="611" w:author="Basso, Marta" w:date="2025-01-14T08:44:00Z" w16du:dateUtc="2025-01-14T16:44:00Z">
          <w:pPr>
            <w:pStyle w:val="ListParagraph"/>
            <w:numPr>
              <w:numId w:val="39"/>
            </w:numPr>
            <w:spacing w:line="256" w:lineRule="auto"/>
            <w:ind w:hanging="360"/>
          </w:pPr>
        </w:pPrChange>
      </w:pPr>
      <w:ins w:id="612" w:author="Basso, Marta" w:date="2025-01-14T08:44:00Z" w16du:dateUtc="2025-01-14T16:44:00Z">
        <w:r>
          <w:rPr>
            <w:rFonts w:cstheme="minorHAnsi"/>
            <w:noProof/>
          </w:rPr>
          <w:drawing>
            <wp:inline distT="0" distB="0" distL="0" distR="0" wp14:anchorId="1757BC1B" wp14:editId="1F92E3E4">
              <wp:extent cx="1948364" cy="1695450"/>
              <wp:effectExtent l="0" t="0" r="0" b="0"/>
              <wp:docPr id="18196951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3" cstate="print">
                        <a:extLst>
                          <a:ext uri="{28A0092B-C50C-407E-A947-70E740481C1C}">
                            <a14:useLocalDpi xmlns:a14="http://schemas.microsoft.com/office/drawing/2010/main" val="0"/>
                          </a:ext>
                        </a:extLst>
                      </a:blip>
                      <a:srcRect t="30565" b="4092"/>
                      <a:stretch/>
                    </pic:blipFill>
                    <pic:spPr bwMode="auto">
                      <a:xfrm>
                        <a:off x="0" y="0"/>
                        <a:ext cx="1952628" cy="1699161"/>
                      </a:xfrm>
                      <a:prstGeom prst="rect">
                        <a:avLst/>
                      </a:prstGeom>
                      <a:noFill/>
                      <a:ln>
                        <a:noFill/>
                      </a:ln>
                      <a:extLst>
                        <a:ext uri="{53640926-AAD7-44D8-BBD7-CCE9431645EC}">
                          <a14:shadowObscured xmlns:a14="http://schemas.microsoft.com/office/drawing/2010/main"/>
                        </a:ext>
                      </a:extLst>
                    </pic:spPr>
                  </pic:pic>
                </a:graphicData>
              </a:graphic>
            </wp:inline>
          </w:drawing>
        </w:r>
      </w:ins>
    </w:p>
    <w:p w14:paraId="00773C66" w14:textId="77777777" w:rsidR="00082A2C" w:rsidRDefault="00082A2C" w:rsidP="00045D1A">
      <w:pPr>
        <w:pStyle w:val="ListParagraph"/>
        <w:spacing w:line="256" w:lineRule="auto"/>
        <w:rPr>
          <w:rFonts w:cstheme="minorHAnsi"/>
        </w:rPr>
      </w:pPr>
    </w:p>
    <w:p w14:paraId="22C84056" w14:textId="5D327784" w:rsidR="00082A2C" w:rsidRDefault="008526EF" w:rsidP="00082A2C">
      <w:pPr>
        <w:pStyle w:val="ListParagraph"/>
        <w:numPr>
          <w:ilvl w:val="0"/>
          <w:numId w:val="39"/>
        </w:numPr>
        <w:spacing w:line="256" w:lineRule="auto"/>
        <w:rPr>
          <w:rFonts w:cstheme="minorHAnsi"/>
        </w:rPr>
      </w:pPr>
      <w:r>
        <w:rPr>
          <w:rFonts w:cstheme="minorHAnsi"/>
        </w:rPr>
        <w:t xml:space="preserve">Close the lid of the battery box. Be sure it is well closed. </w:t>
      </w:r>
    </w:p>
    <w:p w14:paraId="75222B77" w14:textId="77777777" w:rsidR="00082A2C" w:rsidRPr="00082A2C" w:rsidRDefault="00082A2C" w:rsidP="00045D1A">
      <w:pPr>
        <w:pStyle w:val="ListParagraph"/>
        <w:rPr>
          <w:rFonts w:cstheme="minorHAnsi"/>
        </w:rPr>
      </w:pPr>
    </w:p>
    <w:p w14:paraId="720ADA08" w14:textId="6E9137EC" w:rsidR="008526EF" w:rsidRDefault="008526EF" w:rsidP="00A37685">
      <w:pPr>
        <w:pStyle w:val="ListParagraph"/>
        <w:numPr>
          <w:ilvl w:val="0"/>
          <w:numId w:val="39"/>
        </w:numPr>
        <w:spacing w:line="256" w:lineRule="auto"/>
        <w:rPr>
          <w:rFonts w:cstheme="minorHAnsi"/>
        </w:rPr>
      </w:pPr>
      <w:commentRangeStart w:id="613"/>
      <w:commentRangeStart w:id="614"/>
      <w:r w:rsidRPr="008526EF">
        <w:rPr>
          <w:rFonts w:cstheme="minorHAnsi"/>
        </w:rPr>
        <w:t xml:space="preserve">Place the ISCO tube in the water, position it close to the PVC or sonde pipe and </w:t>
      </w:r>
      <w:r>
        <w:rPr>
          <w:rFonts w:cstheme="minorHAnsi"/>
        </w:rPr>
        <w:t>tie</w:t>
      </w:r>
      <w:r w:rsidRPr="008526EF">
        <w:rPr>
          <w:rFonts w:cstheme="minorHAnsi"/>
        </w:rPr>
        <w:t xml:space="preserve"> it with the zip ties. Make sure the pipe does not interfere with any sensor and vice versa.</w:t>
      </w:r>
      <w:commentRangeEnd w:id="613"/>
      <w:r w:rsidR="001D216E">
        <w:rPr>
          <w:rStyle w:val="CommentReference"/>
        </w:rPr>
        <w:commentReference w:id="613"/>
      </w:r>
      <w:commentRangeEnd w:id="614"/>
      <w:r w:rsidR="00324E3C">
        <w:rPr>
          <w:rStyle w:val="CommentReference"/>
        </w:rPr>
        <w:commentReference w:id="614"/>
      </w:r>
    </w:p>
    <w:p w14:paraId="7FF0BD7D" w14:textId="77777777" w:rsidR="00082A2C" w:rsidRPr="00082A2C" w:rsidRDefault="00082A2C" w:rsidP="00045D1A">
      <w:pPr>
        <w:pStyle w:val="ListParagraph"/>
        <w:rPr>
          <w:rFonts w:cstheme="minorHAnsi"/>
        </w:rPr>
      </w:pPr>
    </w:p>
    <w:p w14:paraId="78888189" w14:textId="14C92048" w:rsidR="008526EF" w:rsidRDefault="008526EF" w:rsidP="00A37685">
      <w:pPr>
        <w:pStyle w:val="ListParagraph"/>
        <w:numPr>
          <w:ilvl w:val="0"/>
          <w:numId w:val="39"/>
        </w:numPr>
        <w:spacing w:line="256" w:lineRule="auto"/>
        <w:rPr>
          <w:ins w:id="615" w:author="Basso, Marta" w:date="2025-01-14T08:47:00Z" w16du:dateUtc="2025-01-14T16:47:00Z"/>
          <w:rFonts w:cstheme="minorHAnsi"/>
        </w:rPr>
      </w:pPr>
      <w:r>
        <w:rPr>
          <w:rFonts w:cstheme="minorHAnsi"/>
        </w:rPr>
        <w:t xml:space="preserve">Connect the ISCO tube with the </w:t>
      </w:r>
      <w:commentRangeStart w:id="616"/>
      <w:r>
        <w:rPr>
          <w:rFonts w:cstheme="minorHAnsi"/>
        </w:rPr>
        <w:t>coupler</w:t>
      </w:r>
      <w:commentRangeEnd w:id="616"/>
      <w:r w:rsidR="001D216E">
        <w:rPr>
          <w:rStyle w:val="CommentReference"/>
        </w:rPr>
        <w:commentReference w:id="616"/>
      </w:r>
      <w:r>
        <w:rPr>
          <w:rFonts w:cstheme="minorHAnsi"/>
        </w:rPr>
        <w:t xml:space="preserve">. </w:t>
      </w:r>
    </w:p>
    <w:p w14:paraId="66707A2F" w14:textId="77777777" w:rsidR="00797E03" w:rsidRPr="00797E03" w:rsidRDefault="00797E03" w:rsidP="00797E03">
      <w:pPr>
        <w:pStyle w:val="ListParagraph"/>
        <w:rPr>
          <w:ins w:id="617" w:author="Basso, Marta" w:date="2025-01-14T08:47:00Z" w16du:dateUtc="2025-01-14T16:47:00Z"/>
          <w:rFonts w:cstheme="minorHAnsi"/>
        </w:rPr>
        <w:pPrChange w:id="618" w:author="Basso, Marta" w:date="2025-01-14T08:47:00Z" w16du:dateUtc="2025-01-14T16:47:00Z">
          <w:pPr>
            <w:pStyle w:val="ListParagraph"/>
            <w:numPr>
              <w:numId w:val="39"/>
            </w:numPr>
            <w:spacing w:line="256" w:lineRule="auto"/>
            <w:ind w:hanging="360"/>
          </w:pPr>
        </w:pPrChange>
      </w:pPr>
    </w:p>
    <w:p w14:paraId="6B4C3A96" w14:textId="460A2C96" w:rsidR="00797E03" w:rsidRDefault="00797E03" w:rsidP="00797E03">
      <w:pPr>
        <w:pStyle w:val="ListParagraph"/>
        <w:spacing w:line="256" w:lineRule="auto"/>
        <w:jc w:val="center"/>
        <w:rPr>
          <w:rFonts w:cstheme="minorHAnsi"/>
        </w:rPr>
        <w:pPrChange w:id="619" w:author="Basso, Marta" w:date="2025-01-14T08:47:00Z" w16du:dateUtc="2025-01-14T16:47:00Z">
          <w:pPr>
            <w:pStyle w:val="ListParagraph"/>
            <w:numPr>
              <w:numId w:val="39"/>
            </w:numPr>
            <w:spacing w:line="256" w:lineRule="auto"/>
            <w:ind w:hanging="360"/>
          </w:pPr>
        </w:pPrChange>
      </w:pPr>
      <w:ins w:id="620" w:author="Basso, Marta" w:date="2025-01-14T08:47:00Z" w16du:dateUtc="2025-01-14T16:47:00Z">
        <w:r>
          <w:rPr>
            <w:rFonts w:cstheme="minorHAnsi"/>
            <w:noProof/>
          </w:rPr>
          <w:drawing>
            <wp:inline distT="0" distB="0" distL="0" distR="0" wp14:anchorId="546A42CF" wp14:editId="398E34F8">
              <wp:extent cx="1929638" cy="1676063"/>
              <wp:effectExtent l="0" t="0" r="0" b="635"/>
              <wp:docPr id="11894039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14802" b="19976"/>
                      <a:stretch/>
                    </pic:blipFill>
                    <pic:spPr bwMode="auto">
                      <a:xfrm>
                        <a:off x="0" y="0"/>
                        <a:ext cx="1936443" cy="1681974"/>
                      </a:xfrm>
                      <a:prstGeom prst="rect">
                        <a:avLst/>
                      </a:prstGeom>
                      <a:noFill/>
                      <a:ln>
                        <a:noFill/>
                      </a:ln>
                      <a:extLst>
                        <a:ext uri="{53640926-AAD7-44D8-BBD7-CCE9431645EC}">
                          <a14:shadowObscured xmlns:a14="http://schemas.microsoft.com/office/drawing/2010/main"/>
                        </a:ext>
                      </a:extLst>
                    </pic:spPr>
                  </pic:pic>
                </a:graphicData>
              </a:graphic>
            </wp:inline>
          </w:drawing>
        </w:r>
      </w:ins>
    </w:p>
    <w:p w14:paraId="4ED0D361" w14:textId="77777777" w:rsidR="00082A2C" w:rsidRPr="00045D1A" w:rsidRDefault="00082A2C" w:rsidP="00045D1A">
      <w:pPr>
        <w:spacing w:line="256" w:lineRule="auto"/>
        <w:rPr>
          <w:rFonts w:cstheme="minorHAnsi"/>
        </w:rPr>
      </w:pPr>
    </w:p>
    <w:p w14:paraId="60EFEB19" w14:textId="0B324C41" w:rsidR="003854D0" w:rsidRPr="00082A2C" w:rsidRDefault="003854D0" w:rsidP="00082A2C">
      <w:pPr>
        <w:pStyle w:val="Heading4"/>
        <w:rPr>
          <w:rFonts w:cs="Times New Roman"/>
        </w:rPr>
      </w:pPr>
      <w:commentRangeStart w:id="621"/>
      <w:r w:rsidRPr="00B061A8">
        <w:t>Checking the Configur</w:t>
      </w:r>
      <w:r>
        <w:t>ation</w:t>
      </w:r>
      <w:r w:rsidRPr="00B061A8">
        <w:t xml:space="preserve"> Option Settings </w:t>
      </w:r>
      <w:commentRangeEnd w:id="621"/>
      <w:r w:rsidR="001D216E">
        <w:rPr>
          <w:rStyle w:val="CommentReference"/>
          <w:rFonts w:eastAsiaTheme="minorHAnsi" w:cstheme="minorBidi"/>
          <w:b w:val="0"/>
          <w:iCs w:val="0"/>
        </w:rPr>
        <w:commentReference w:id="621"/>
      </w:r>
    </w:p>
    <w:p w14:paraId="7B29CD6F" w14:textId="77777777" w:rsidR="003854D0" w:rsidRPr="00D24364" w:rsidRDefault="003854D0" w:rsidP="003854D0">
      <w:pPr>
        <w:pStyle w:val="ListParagraph"/>
        <w:spacing w:before="60" w:after="60" w:line="240" w:lineRule="auto"/>
        <w:ind w:left="990"/>
        <w:rPr>
          <w:rFonts w:cs="Times New Roman"/>
          <w:b/>
          <w:bCs/>
        </w:rPr>
      </w:pPr>
    </w:p>
    <w:p w14:paraId="0DBB18D5"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Turn the ISCO on or deactivate standby mode by pressing ENTER/PROGRAM.</w:t>
      </w:r>
    </w:p>
    <w:p w14:paraId="5DB46072" w14:textId="77777777" w:rsidR="003854D0" w:rsidRPr="00D24364" w:rsidRDefault="003854D0" w:rsidP="003854D0">
      <w:pPr>
        <w:pStyle w:val="ListParagraph"/>
        <w:spacing w:before="60" w:after="60" w:line="240" w:lineRule="auto"/>
        <w:rPr>
          <w:rFonts w:cs="Times New Roman"/>
        </w:rPr>
      </w:pPr>
    </w:p>
    <w:p w14:paraId="6BE4D0AD"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After pressing ENTER/PROGRAM, select the “CONFIGURE” option by pressing the RIGHT ARROW key once. When “CONFIGURE” blinks, accept the selection by pressing the ENTER/PROGRAM key.</w:t>
      </w:r>
    </w:p>
    <w:p w14:paraId="44265FD4" w14:textId="77777777" w:rsidR="003854D0" w:rsidRPr="00D24364" w:rsidRDefault="003854D0" w:rsidP="003854D0">
      <w:pPr>
        <w:pStyle w:val="ListParagraph"/>
        <w:spacing w:before="60" w:after="60" w:line="240" w:lineRule="auto"/>
        <w:rPr>
          <w:rFonts w:cs="Times New Roman"/>
        </w:rPr>
      </w:pPr>
    </w:p>
    <w:p w14:paraId="0F371FE9" w14:textId="77777777" w:rsidR="003854D0" w:rsidRPr="00D24364" w:rsidRDefault="003854D0" w:rsidP="003854D0">
      <w:pPr>
        <w:pStyle w:val="ListParagraph"/>
        <w:rPr>
          <w:rFonts w:cs="Times New Roman"/>
        </w:rPr>
      </w:pPr>
      <w:r w:rsidRPr="00D24364">
        <w:rPr>
          <w:noProof/>
        </w:rPr>
        <w:drawing>
          <wp:inline distT="0" distB="0" distL="0" distR="0" wp14:anchorId="694E7E4A" wp14:editId="034FBA8C">
            <wp:extent cx="3505200" cy="790575"/>
            <wp:effectExtent l="0" t="0" r="0" b="9525"/>
            <wp:docPr id="274029929" name="Picture 274029929"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7192730" name="Picture 587192730" descr="A white sign with black and blue letters&#10;&#10;Description automatically generated"/>
                    <pic:cNvPicPr/>
                  </pic:nvPicPr>
                  <pic:blipFill>
                    <a:blip r:embed="rId15"/>
                    <a:stretch>
                      <a:fillRect/>
                    </a:stretch>
                  </pic:blipFill>
                  <pic:spPr>
                    <a:xfrm>
                      <a:off x="0" y="0"/>
                      <a:ext cx="3505200" cy="790575"/>
                    </a:xfrm>
                    <a:prstGeom prst="rect">
                      <a:avLst/>
                    </a:prstGeom>
                  </pic:spPr>
                </pic:pic>
              </a:graphicData>
            </a:graphic>
          </wp:inline>
        </w:drawing>
      </w:r>
    </w:p>
    <w:p w14:paraId="50CFE398" w14:textId="77777777" w:rsidR="003854D0" w:rsidRPr="00D24364" w:rsidRDefault="003854D0" w:rsidP="003854D0">
      <w:pPr>
        <w:pStyle w:val="ListParagraph"/>
        <w:rPr>
          <w:rFonts w:cs="Times New Roman"/>
        </w:rPr>
      </w:pPr>
    </w:p>
    <w:p w14:paraId="525B0FAA" w14:textId="45D8719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The first option is to set the clock. Press the ENTER/PROGRAM key to access the set clock input display. Use this display to reset the time. Five entries are required. The LEFT ARROW and RIGHT ARROW keys can be used to move back and forth between each of the five entries. Use the arrow keys until the entry you want to change blinks. Type in the new time or date</w:t>
      </w:r>
      <w:ins w:id="622" w:author="Basso, Marta" w:date="2024-12-27T11:47:00Z" w16du:dateUtc="2024-12-27T19:47:00Z">
        <w:r w:rsidR="008740BC">
          <w:rPr>
            <w:rFonts w:cs="Times New Roman"/>
          </w:rPr>
          <w:t xml:space="preserve"> (watershed</w:t>
        </w:r>
      </w:ins>
      <w:ins w:id="623" w:author="Basso, Marta" w:date="2024-12-27T11:48:00Z" w16du:dateUtc="2024-12-27T19:48:00Z">
        <w:r w:rsidR="008740BC">
          <w:rPr>
            <w:rFonts w:cs="Times New Roman"/>
          </w:rPr>
          <w:t xml:space="preserve"> time)</w:t>
        </w:r>
      </w:ins>
      <w:r w:rsidRPr="00D24364">
        <w:rPr>
          <w:rFonts w:cs="Times New Roman"/>
        </w:rPr>
        <w:t>; press the ENTER/PROGRAM key to accept it. Press the RIGHT ARROW or ENTER/PROGRAM key on the last entry to store the values and advance to the next display</w:t>
      </w:r>
    </w:p>
    <w:p w14:paraId="0A74D79C" w14:textId="77777777" w:rsidR="003854D0" w:rsidRPr="00D24364" w:rsidRDefault="003854D0" w:rsidP="003854D0">
      <w:pPr>
        <w:pStyle w:val="ListParagraph"/>
        <w:spacing w:before="60" w:after="60" w:line="240" w:lineRule="auto"/>
        <w:rPr>
          <w:rFonts w:cs="Times New Roman"/>
          <w:b/>
        </w:rPr>
      </w:pPr>
    </w:p>
    <w:p w14:paraId="3F802FE6"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24B44249" wp14:editId="325FB18E">
            <wp:extent cx="3400425" cy="771525"/>
            <wp:effectExtent l="0" t="0" r="9525" b="9525"/>
            <wp:docPr id="1261261010" name="Picture 1261261010"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white sign with black and blue letters&#10;&#10;Description automatically generated"/>
                    <pic:cNvPicPr/>
                  </pic:nvPicPr>
                  <pic:blipFill>
                    <a:blip r:embed="rId16"/>
                    <a:stretch>
                      <a:fillRect/>
                    </a:stretch>
                  </pic:blipFill>
                  <pic:spPr>
                    <a:xfrm>
                      <a:off x="0" y="0"/>
                      <a:ext cx="3400425" cy="771525"/>
                    </a:xfrm>
                    <a:prstGeom prst="rect">
                      <a:avLst/>
                    </a:prstGeom>
                  </pic:spPr>
                </pic:pic>
              </a:graphicData>
            </a:graphic>
          </wp:inline>
        </w:drawing>
      </w:r>
    </w:p>
    <w:p w14:paraId="33BA552F"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1C2B668F" wp14:editId="480A4AD9">
            <wp:extent cx="3362325" cy="742950"/>
            <wp:effectExtent l="0" t="0" r="9525" b="0"/>
            <wp:docPr id="1666269454" name="Picture 1666269454" descr="A white rectangular object with black and blue dot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109154" name="Picture 159109154" descr="A white rectangular object with black and blue dots&#10;&#10;Description automatically generated with medium confidence"/>
                    <pic:cNvPicPr/>
                  </pic:nvPicPr>
                  <pic:blipFill>
                    <a:blip r:embed="rId17"/>
                    <a:stretch>
                      <a:fillRect/>
                    </a:stretch>
                  </pic:blipFill>
                  <pic:spPr>
                    <a:xfrm>
                      <a:off x="0" y="0"/>
                      <a:ext cx="3362325" cy="742950"/>
                    </a:xfrm>
                    <a:prstGeom prst="rect">
                      <a:avLst/>
                    </a:prstGeom>
                  </pic:spPr>
                </pic:pic>
              </a:graphicData>
            </a:graphic>
          </wp:inline>
        </w:drawing>
      </w:r>
    </w:p>
    <w:p w14:paraId="0E62C29F" w14:textId="77777777" w:rsidR="003854D0" w:rsidRPr="00D24364" w:rsidRDefault="003854D0" w:rsidP="003854D0">
      <w:pPr>
        <w:spacing w:before="60" w:after="60" w:line="240" w:lineRule="auto"/>
        <w:rPr>
          <w:rFonts w:cs="Times New Roman"/>
        </w:rPr>
      </w:pPr>
    </w:p>
    <w:p w14:paraId="7DD0F95E" w14:textId="239B2DB5"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lastRenderedPageBreak/>
        <w:t>Under the BOTTLES AND SIZES menu, verify that the settings reflect the bottles being placed into the sampler. Press ENTER/PROGRAM to proceed after this step is completed. For our protocol</w:t>
      </w:r>
      <w:ins w:id="624" w:author="Bogaart, Manon" w:date="2024-12-17T16:10:00Z" w16du:dateUtc="2024-12-18T00:10:00Z">
        <w:r w:rsidR="009E650E">
          <w:rPr>
            <w:rFonts w:cs="Times New Roman"/>
          </w:rPr>
          <w:t>,</w:t>
        </w:r>
      </w:ins>
      <w:r w:rsidRPr="00D24364">
        <w:rPr>
          <w:rFonts w:cs="Times New Roman"/>
        </w:rPr>
        <w:t xml:space="preserve"> the bottles are plastic and 1000mL.</w:t>
      </w:r>
    </w:p>
    <w:p w14:paraId="54FB8069" w14:textId="77777777" w:rsidR="003854D0" w:rsidRPr="00D24364" w:rsidRDefault="003854D0" w:rsidP="003854D0">
      <w:pPr>
        <w:pStyle w:val="ListParagraph"/>
        <w:spacing w:before="60" w:after="60" w:line="240" w:lineRule="auto"/>
        <w:rPr>
          <w:rFonts w:cs="Times New Roman"/>
        </w:rPr>
      </w:pPr>
    </w:p>
    <w:p w14:paraId="4F7A2053"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4DE64AF0" wp14:editId="16D5A671">
            <wp:extent cx="3352800" cy="714375"/>
            <wp:effectExtent l="0" t="0" r="0" b="9525"/>
            <wp:docPr id="1757006073" name="Picture 175700607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white sign with black and blue letters&#10;&#10;Description automatically generated"/>
                    <pic:cNvPicPr/>
                  </pic:nvPicPr>
                  <pic:blipFill>
                    <a:blip r:embed="rId18"/>
                    <a:stretch>
                      <a:fillRect/>
                    </a:stretch>
                  </pic:blipFill>
                  <pic:spPr>
                    <a:xfrm>
                      <a:off x="0" y="0"/>
                      <a:ext cx="3352800" cy="714375"/>
                    </a:xfrm>
                    <a:prstGeom prst="rect">
                      <a:avLst/>
                    </a:prstGeom>
                  </pic:spPr>
                </pic:pic>
              </a:graphicData>
            </a:graphic>
          </wp:inline>
        </w:drawing>
      </w:r>
    </w:p>
    <w:p w14:paraId="1B36E460" w14:textId="77777777" w:rsidR="003854D0" w:rsidRPr="00D24364" w:rsidRDefault="003854D0" w:rsidP="003854D0">
      <w:pPr>
        <w:pStyle w:val="ListParagraph"/>
        <w:spacing w:before="60" w:after="60" w:line="240" w:lineRule="auto"/>
        <w:rPr>
          <w:rFonts w:cs="Times New Roman"/>
        </w:rPr>
      </w:pPr>
    </w:p>
    <w:p w14:paraId="23E3F0A6"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the next menu select the “PORTABLE” option and press ENTER/PROGRAM.</w:t>
      </w:r>
    </w:p>
    <w:p w14:paraId="7A93C580" w14:textId="5B0EEB76" w:rsidR="003854D0" w:rsidRPr="00D24364" w:rsidRDefault="003854D0" w:rsidP="003854D0">
      <w:pPr>
        <w:pStyle w:val="ListParagraph"/>
        <w:spacing w:before="60" w:after="60" w:line="240" w:lineRule="auto"/>
        <w:rPr>
          <w:rFonts w:cs="Times New Roman"/>
        </w:rPr>
      </w:pPr>
      <w:del w:id="625" w:author="McCredie, Katherine E" w:date="2025-01-06T13:15:00Z" w16du:dateUtc="2025-01-06T21:15:00Z">
        <w:r w:rsidRPr="00D24364" w:rsidDel="005266CD">
          <w:rPr>
            <w:noProof/>
          </w:rPr>
          <w:drawing>
            <wp:anchor distT="0" distB="0" distL="114300" distR="114300" simplePos="0" relativeHeight="251658240" behindDoc="0" locked="0" layoutInCell="1" allowOverlap="1" wp14:anchorId="1D5EFAF2" wp14:editId="298B2B75">
              <wp:simplePos x="0" y="0"/>
              <wp:positionH relativeFrom="column">
                <wp:align>left</wp:align>
              </wp:positionH>
              <wp:positionV relativeFrom="paragraph">
                <wp:align>top</wp:align>
              </wp:positionV>
              <wp:extent cx="3371850" cy="742950"/>
              <wp:effectExtent l="0" t="0" r="0" b="0"/>
              <wp:wrapSquare wrapText="bothSides"/>
              <wp:docPr id="1290097619" name="Picture 1290097619"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white sign with black tex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3371850" cy="742950"/>
                      </a:xfrm>
                      <a:prstGeom prst="rect">
                        <a:avLst/>
                      </a:prstGeom>
                    </pic:spPr>
                  </pic:pic>
                </a:graphicData>
              </a:graphic>
            </wp:anchor>
          </w:drawing>
        </w:r>
      </w:del>
      <w:ins w:id="626" w:author="Cole, Ryan P" w:date="2025-01-07T09:45:00Z" w16du:dateUtc="2025-01-07T17:45:00Z">
        <w:r w:rsidR="001D216E">
          <w:rPr>
            <w:rFonts w:cs="Times New Roman"/>
          </w:rPr>
          <w:br w:type="textWrapping" w:clear="all"/>
        </w:r>
      </w:ins>
    </w:p>
    <w:p w14:paraId="120CBE5B" w14:textId="77777777" w:rsidR="003854D0" w:rsidRPr="00D24364" w:rsidRDefault="003854D0" w:rsidP="003854D0">
      <w:pPr>
        <w:pStyle w:val="ListParagraph"/>
        <w:spacing w:before="60" w:after="60" w:line="240" w:lineRule="auto"/>
        <w:rPr>
          <w:rFonts w:cs="Times New Roman"/>
        </w:rPr>
      </w:pPr>
    </w:p>
    <w:p w14:paraId="0DEF7078"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Under the next menu select the number of bottles in the base (for our purposes this will always be 24). Press ENTER/PROGRAM to proceed after this step is completed.</w:t>
      </w:r>
    </w:p>
    <w:p w14:paraId="35BA630B"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74E790AB" wp14:editId="72A5F26B">
            <wp:extent cx="3352800" cy="771525"/>
            <wp:effectExtent l="0" t="0" r="0" b="9525"/>
            <wp:docPr id="192842789" name="Picture 192842789"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white sign with black and blue text&#10;&#10;Description automatically generated"/>
                    <pic:cNvPicPr/>
                  </pic:nvPicPr>
                  <pic:blipFill>
                    <a:blip r:embed="rId20"/>
                    <a:stretch>
                      <a:fillRect/>
                    </a:stretch>
                  </pic:blipFill>
                  <pic:spPr>
                    <a:xfrm>
                      <a:off x="0" y="0"/>
                      <a:ext cx="3352800" cy="771525"/>
                    </a:xfrm>
                    <a:prstGeom prst="rect">
                      <a:avLst/>
                    </a:prstGeom>
                  </pic:spPr>
                </pic:pic>
              </a:graphicData>
            </a:graphic>
          </wp:inline>
        </w:drawing>
      </w:r>
    </w:p>
    <w:p w14:paraId="4A76605B" w14:textId="77777777" w:rsidR="003854D0" w:rsidRPr="00D24364" w:rsidRDefault="003854D0" w:rsidP="003854D0">
      <w:pPr>
        <w:spacing w:before="60" w:after="60" w:line="240" w:lineRule="auto"/>
        <w:rPr>
          <w:rFonts w:cs="Times New Roman"/>
        </w:rPr>
      </w:pPr>
    </w:p>
    <w:p w14:paraId="3A5B6836" w14:textId="7C984C54" w:rsidR="003854D0" w:rsidRPr="00D24364" w:rsidRDefault="003854D0" w:rsidP="003854D0">
      <w:pPr>
        <w:pStyle w:val="ListParagraph"/>
        <w:numPr>
          <w:ilvl w:val="0"/>
          <w:numId w:val="20"/>
        </w:numPr>
        <w:spacing w:before="60" w:after="60" w:line="240" w:lineRule="auto"/>
        <w:rPr>
          <w:rFonts w:cs="Times New Roman"/>
        </w:rPr>
      </w:pPr>
      <w:commentRangeStart w:id="627"/>
      <w:commentRangeStart w:id="628"/>
      <w:r w:rsidRPr="00D24364">
        <w:rPr>
          <w:rFonts w:cs="Times New Roman"/>
        </w:rPr>
        <w:t xml:space="preserve">Under the next option, input the bottle volume (for </w:t>
      </w:r>
      <w:ins w:id="629" w:author="Murshed, Humyra Bente" w:date="2024-12-19T12:31:00Z" w16du:dateUtc="2024-12-19T20:31:00Z">
        <w:r w:rsidR="00893347">
          <w:rPr>
            <w:rFonts w:cs="Times New Roman"/>
          </w:rPr>
          <w:t>our</w:t>
        </w:r>
      </w:ins>
      <w:del w:id="630" w:author="Murshed, Humyra Bente" w:date="2024-12-19T12:31:00Z" w16du:dateUtc="2024-12-19T20:31:00Z">
        <w:r w:rsidRPr="00D24364" w:rsidDel="00893347">
          <w:rPr>
            <w:rFonts w:cs="Times New Roman"/>
          </w:rPr>
          <w:delText>our</w:delText>
        </w:r>
      </w:del>
      <w:r w:rsidRPr="00D24364">
        <w:rPr>
          <w:rFonts w:cs="Times New Roman"/>
        </w:rPr>
        <w:t xml:space="preserve"> purposes this should always be </w:t>
      </w:r>
      <w:r>
        <w:rPr>
          <w:rFonts w:cs="Times New Roman"/>
        </w:rPr>
        <w:t>1000</w:t>
      </w:r>
      <w:r w:rsidRPr="00D24364">
        <w:rPr>
          <w:rFonts w:cs="Times New Roman"/>
        </w:rPr>
        <w:t xml:space="preserve"> ml). Press ENTER/PROGRAM to proceed.</w:t>
      </w:r>
    </w:p>
    <w:p w14:paraId="5FB9C1B2"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6351EE47" wp14:editId="592EF9ED">
            <wp:extent cx="3371850" cy="714375"/>
            <wp:effectExtent l="0" t="0" r="0" b="9525"/>
            <wp:docPr id="1292717467" name="Picture 129271746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A white sign with black and blue text&#10;&#10;Description automatically generated"/>
                    <pic:cNvPicPr/>
                  </pic:nvPicPr>
                  <pic:blipFill>
                    <a:blip r:embed="rId21"/>
                    <a:stretch>
                      <a:fillRect/>
                    </a:stretch>
                  </pic:blipFill>
                  <pic:spPr>
                    <a:xfrm>
                      <a:off x="0" y="0"/>
                      <a:ext cx="3371850" cy="714375"/>
                    </a:xfrm>
                    <a:prstGeom prst="rect">
                      <a:avLst/>
                    </a:prstGeom>
                  </pic:spPr>
                </pic:pic>
              </a:graphicData>
            </a:graphic>
          </wp:inline>
        </w:drawing>
      </w:r>
      <w:commentRangeEnd w:id="627"/>
      <w:r w:rsidR="005266CD">
        <w:rPr>
          <w:rStyle w:val="CommentReference"/>
        </w:rPr>
        <w:commentReference w:id="627"/>
      </w:r>
      <w:commentRangeEnd w:id="628"/>
      <w:r w:rsidR="00324E3C">
        <w:rPr>
          <w:rStyle w:val="CommentReference"/>
        </w:rPr>
        <w:commentReference w:id="628"/>
      </w:r>
    </w:p>
    <w:p w14:paraId="7448C0F2" w14:textId="77777777" w:rsidR="003854D0" w:rsidRPr="00D24364" w:rsidRDefault="003854D0" w:rsidP="003854D0">
      <w:pPr>
        <w:pStyle w:val="ListParagraph"/>
        <w:rPr>
          <w:rFonts w:cs="Times New Roman"/>
        </w:rPr>
      </w:pPr>
    </w:p>
    <w:p w14:paraId="261F0AB6"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Press ENTER/PROGRAM to display the “SUCTION LINE” options.</w:t>
      </w:r>
    </w:p>
    <w:p w14:paraId="0FEAB945"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7A36D4A8" wp14:editId="24892FE3">
            <wp:extent cx="3371850" cy="742950"/>
            <wp:effectExtent l="0" t="0" r="0" b="0"/>
            <wp:docPr id="1588602819" name="Picture 1588602819"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white sign with black text&#10;&#10;Description automatically generated"/>
                    <pic:cNvPicPr/>
                  </pic:nvPicPr>
                  <pic:blipFill>
                    <a:blip r:embed="rId22"/>
                    <a:stretch>
                      <a:fillRect/>
                    </a:stretch>
                  </pic:blipFill>
                  <pic:spPr>
                    <a:xfrm>
                      <a:off x="0" y="0"/>
                      <a:ext cx="3371850" cy="742950"/>
                    </a:xfrm>
                    <a:prstGeom prst="rect">
                      <a:avLst/>
                    </a:prstGeom>
                  </pic:spPr>
                </pic:pic>
              </a:graphicData>
            </a:graphic>
          </wp:inline>
        </w:drawing>
      </w:r>
    </w:p>
    <w:p w14:paraId="3AD234AE" w14:textId="77777777" w:rsidR="003854D0" w:rsidRPr="00D24364" w:rsidRDefault="003854D0" w:rsidP="003854D0">
      <w:pPr>
        <w:pStyle w:val="ListParagraph"/>
        <w:rPr>
          <w:rFonts w:cs="Times New Roman"/>
        </w:rPr>
      </w:pPr>
    </w:p>
    <w:p w14:paraId="2D3BBBEC"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Press ENTER/PROGRAM to select the correct suction line diameter (this will be 3/8 inch).</w:t>
      </w:r>
    </w:p>
    <w:p w14:paraId="67A515DD" w14:textId="77777777" w:rsidR="003854D0" w:rsidRPr="00D24364" w:rsidRDefault="003854D0" w:rsidP="003854D0">
      <w:pPr>
        <w:pStyle w:val="ListParagraph"/>
        <w:rPr>
          <w:rFonts w:cs="Times New Roman"/>
        </w:rPr>
      </w:pPr>
      <w:r w:rsidRPr="00D24364">
        <w:rPr>
          <w:noProof/>
        </w:rPr>
        <w:drawing>
          <wp:inline distT="0" distB="0" distL="0" distR="0" wp14:anchorId="3DFEDEDF" wp14:editId="75B8EED2">
            <wp:extent cx="3362325" cy="714375"/>
            <wp:effectExtent l="0" t="0" r="9525" b="9525"/>
            <wp:docPr id="1440096707" name="Picture 1440096707"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white sign with black and blue text&#10;&#10;Description automatically generated"/>
                    <pic:cNvPicPr/>
                  </pic:nvPicPr>
                  <pic:blipFill>
                    <a:blip r:embed="rId23"/>
                    <a:stretch>
                      <a:fillRect/>
                    </a:stretch>
                  </pic:blipFill>
                  <pic:spPr>
                    <a:xfrm>
                      <a:off x="0" y="0"/>
                      <a:ext cx="3362325" cy="714375"/>
                    </a:xfrm>
                    <a:prstGeom prst="rect">
                      <a:avLst/>
                    </a:prstGeom>
                  </pic:spPr>
                </pic:pic>
              </a:graphicData>
            </a:graphic>
          </wp:inline>
        </w:drawing>
      </w:r>
    </w:p>
    <w:p w14:paraId="4344A3EA" w14:textId="77777777" w:rsidR="003854D0" w:rsidRPr="00D24364" w:rsidRDefault="003854D0" w:rsidP="003854D0">
      <w:pPr>
        <w:pStyle w:val="ListParagraph"/>
        <w:rPr>
          <w:rFonts w:cs="Times New Roman"/>
        </w:rPr>
      </w:pPr>
    </w:p>
    <w:p w14:paraId="3B511FAD" w14:textId="4CC9EC5E" w:rsidR="003854D0" w:rsidRDefault="003854D0" w:rsidP="003854D0">
      <w:pPr>
        <w:pStyle w:val="ListParagraph"/>
        <w:numPr>
          <w:ilvl w:val="0"/>
          <w:numId w:val="20"/>
        </w:numPr>
        <w:spacing w:before="60" w:after="60" w:line="240" w:lineRule="auto"/>
        <w:rPr>
          <w:ins w:id="631" w:author="Murshed, Humyra Bente" w:date="2024-12-19T12:43:00Z" w16du:dateUtc="2024-12-19T20:43:00Z"/>
          <w:rFonts w:cs="Times New Roman"/>
        </w:rPr>
      </w:pPr>
      <w:r w:rsidRPr="00D24364">
        <w:rPr>
          <w:rFonts w:cs="Times New Roman"/>
        </w:rPr>
        <w:t>For suction line material select the “</w:t>
      </w:r>
      <w:del w:id="632" w:author="Basso, Marta" w:date="2024-11-15T09:13:00Z" w16du:dateUtc="2024-11-15T17:13:00Z">
        <w:r w:rsidRPr="00D24364" w:rsidDel="002F528C">
          <w:rPr>
            <w:rFonts w:cs="Times New Roman"/>
          </w:rPr>
          <w:delText>VINYL</w:delText>
        </w:r>
      </w:del>
      <w:ins w:id="633" w:author="Basso, Marta" w:date="2024-11-15T09:13:00Z" w16du:dateUtc="2024-11-15T17:13:00Z">
        <w:r w:rsidR="002F528C">
          <w:rPr>
            <w:rFonts w:cs="Times New Roman"/>
          </w:rPr>
          <w:t>TEFLON</w:t>
        </w:r>
      </w:ins>
      <w:r w:rsidRPr="00D24364">
        <w:rPr>
          <w:rFonts w:cs="Times New Roman"/>
        </w:rPr>
        <w:t>” option and press ENTER/PROGRAM.</w:t>
      </w:r>
    </w:p>
    <w:p w14:paraId="5EB0320D" w14:textId="5869B5D4" w:rsidR="00BE0E99" w:rsidRPr="00D24364" w:rsidRDefault="00BE0E99">
      <w:pPr>
        <w:pStyle w:val="ListParagraph"/>
        <w:spacing w:before="60" w:after="60" w:line="240" w:lineRule="auto"/>
        <w:rPr>
          <w:rFonts w:cs="Times New Roman"/>
        </w:rPr>
        <w:pPrChange w:id="634" w:author="Murshed, Humyra Bente" w:date="2024-12-19T12:43:00Z" w16du:dateUtc="2024-12-19T20:43:00Z">
          <w:pPr>
            <w:pStyle w:val="ListParagraph"/>
            <w:numPr>
              <w:numId w:val="20"/>
            </w:numPr>
            <w:spacing w:before="60" w:after="60" w:line="240" w:lineRule="auto"/>
            <w:ind w:hanging="360"/>
          </w:pPr>
        </w:pPrChange>
      </w:pPr>
      <w:ins w:id="635" w:author="Murshed, Humyra Bente" w:date="2024-12-19T12:43:00Z" w16du:dateUtc="2024-12-19T20:43:00Z">
        <w:r>
          <w:rPr>
            <w:noProof/>
          </w:rPr>
          <w:drawing>
            <wp:inline distT="0" distB="0" distL="0" distR="0" wp14:anchorId="3956CC56" wp14:editId="6A717A14">
              <wp:extent cx="3315694" cy="777473"/>
              <wp:effectExtent l="0" t="0" r="0" b="3810"/>
              <wp:docPr id="1740277138"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277138" name="Picture 1" descr="A white rectangular sign with black text&#10;&#10;Description automatically generated"/>
                      <pic:cNvPicPr/>
                    </pic:nvPicPr>
                    <pic:blipFill>
                      <a:blip r:embed="rId24"/>
                      <a:stretch>
                        <a:fillRect/>
                      </a:stretch>
                    </pic:blipFill>
                    <pic:spPr>
                      <a:xfrm>
                        <a:off x="0" y="0"/>
                        <a:ext cx="3337613" cy="782613"/>
                      </a:xfrm>
                      <a:prstGeom prst="rect">
                        <a:avLst/>
                      </a:prstGeom>
                    </pic:spPr>
                  </pic:pic>
                </a:graphicData>
              </a:graphic>
            </wp:inline>
          </w:drawing>
        </w:r>
      </w:ins>
    </w:p>
    <w:p w14:paraId="3238F741" w14:textId="1F4BC25D" w:rsidR="003854D0" w:rsidRPr="00D24364" w:rsidDel="00BE0E99" w:rsidRDefault="003854D0" w:rsidP="003854D0">
      <w:pPr>
        <w:pStyle w:val="ListParagraph"/>
        <w:rPr>
          <w:del w:id="636" w:author="Murshed, Humyra Bente" w:date="2024-12-19T12:44:00Z" w16du:dateUtc="2024-12-19T20:44:00Z"/>
          <w:rFonts w:cs="Times New Roman"/>
        </w:rPr>
      </w:pPr>
      <w:del w:id="637" w:author="Murshed, Humyra Bente" w:date="2024-12-19T12:43:00Z" w16du:dateUtc="2024-12-19T20:43:00Z">
        <w:r w:rsidRPr="00D24364" w:rsidDel="00BE0E99">
          <w:rPr>
            <w:noProof/>
          </w:rPr>
          <w:drawing>
            <wp:inline distT="0" distB="0" distL="0" distR="0" wp14:anchorId="52AED803" wp14:editId="386C23DB">
              <wp:extent cx="3362325" cy="752475"/>
              <wp:effectExtent l="0" t="0" r="9525" b="9525"/>
              <wp:docPr id="787775123" name="Picture 78777512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A white sign with black and blue letters&#10;&#10;Description automatically generated"/>
                      <pic:cNvPicPr/>
                    </pic:nvPicPr>
                    <pic:blipFill>
                      <a:blip r:embed="rId25"/>
                      <a:stretch>
                        <a:fillRect/>
                      </a:stretch>
                    </pic:blipFill>
                    <pic:spPr>
                      <a:xfrm>
                        <a:off x="0" y="0"/>
                        <a:ext cx="3362325" cy="752475"/>
                      </a:xfrm>
                      <a:prstGeom prst="rect">
                        <a:avLst/>
                      </a:prstGeom>
                    </pic:spPr>
                  </pic:pic>
                </a:graphicData>
              </a:graphic>
            </wp:inline>
          </w:drawing>
        </w:r>
      </w:del>
    </w:p>
    <w:p w14:paraId="67CDA574" w14:textId="77777777" w:rsidR="00BE0E99" w:rsidRPr="00BE0E99" w:rsidRDefault="00BE0E99">
      <w:pPr>
        <w:pStyle w:val="ListParagraph"/>
        <w:pPrChange w:id="638" w:author="Murshed, Humyra Bente" w:date="2024-12-19T12:44:00Z" w16du:dateUtc="2024-12-19T20:44:00Z">
          <w:pPr>
            <w:pStyle w:val="ListParagraph"/>
            <w:spacing w:before="60" w:after="60" w:line="240" w:lineRule="auto"/>
          </w:pPr>
        </w:pPrChange>
      </w:pPr>
    </w:p>
    <w:p w14:paraId="136A56F6" w14:textId="2C3262AB"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lastRenderedPageBreak/>
        <w:t>Under line length, input the correct length of the tubing in feet. This should be recorded when the sampler is installed. Press ENTER/PROGRAM to proceed.</w:t>
      </w:r>
    </w:p>
    <w:p w14:paraId="7196DA28" w14:textId="77777777" w:rsidR="003854D0" w:rsidRPr="00D24364" w:rsidRDefault="003854D0" w:rsidP="003854D0">
      <w:pPr>
        <w:pStyle w:val="ListParagraph"/>
        <w:spacing w:before="60" w:after="60" w:line="240" w:lineRule="auto"/>
        <w:rPr>
          <w:rFonts w:cs="Times New Roman"/>
          <w:b/>
        </w:rPr>
      </w:pPr>
      <w:r w:rsidRPr="00D24364">
        <w:rPr>
          <w:noProof/>
        </w:rPr>
        <w:drawing>
          <wp:inline distT="0" distB="0" distL="0" distR="0" wp14:anchorId="12C19C7A" wp14:editId="289CC120">
            <wp:extent cx="3371850" cy="762000"/>
            <wp:effectExtent l="0" t="0" r="0" b="0"/>
            <wp:docPr id="2035835663" name="Picture 2035835663" descr="A white sign with black letters and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white sign with black letters and a white background&#10;&#10;Description automatically generated"/>
                    <pic:cNvPicPr/>
                  </pic:nvPicPr>
                  <pic:blipFill>
                    <a:blip r:embed="rId26"/>
                    <a:stretch>
                      <a:fillRect/>
                    </a:stretch>
                  </pic:blipFill>
                  <pic:spPr>
                    <a:xfrm>
                      <a:off x="0" y="0"/>
                      <a:ext cx="3371850" cy="762000"/>
                    </a:xfrm>
                    <a:prstGeom prst="rect">
                      <a:avLst/>
                    </a:prstGeom>
                  </pic:spPr>
                </pic:pic>
              </a:graphicData>
            </a:graphic>
          </wp:inline>
        </w:drawing>
      </w:r>
    </w:p>
    <w:p w14:paraId="433C129D" w14:textId="77777777" w:rsidR="003854D0" w:rsidRPr="00D24364" w:rsidRDefault="003854D0" w:rsidP="003854D0">
      <w:pPr>
        <w:pStyle w:val="ListParagraph"/>
        <w:spacing w:before="60" w:after="60" w:line="240" w:lineRule="auto"/>
        <w:rPr>
          <w:rFonts w:cs="Times New Roman"/>
          <w:b/>
        </w:rPr>
      </w:pPr>
    </w:p>
    <w:p w14:paraId="72A2E208" w14:textId="77777777"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 xml:space="preserve">Press ENTER/PROGRAM to access the liquid detector input. </w:t>
      </w:r>
    </w:p>
    <w:p w14:paraId="6DC6344E" w14:textId="77777777" w:rsidR="003854D0" w:rsidRPr="00D24364" w:rsidRDefault="003854D0" w:rsidP="003854D0">
      <w:pPr>
        <w:pStyle w:val="ListParagraph"/>
        <w:rPr>
          <w:rFonts w:cs="Times New Roman"/>
        </w:rPr>
      </w:pPr>
      <w:r w:rsidRPr="00D24364">
        <w:rPr>
          <w:noProof/>
        </w:rPr>
        <w:drawing>
          <wp:inline distT="0" distB="0" distL="0" distR="0" wp14:anchorId="20A9A312" wp14:editId="26E1B717">
            <wp:extent cx="3352800" cy="685800"/>
            <wp:effectExtent l="0" t="0" r="0" b="0"/>
            <wp:docPr id="1018300167" name="Picture 1018300167"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A white background with black and blue letters&#10;&#10;Description automatically generated"/>
                    <pic:cNvPicPr/>
                  </pic:nvPicPr>
                  <pic:blipFill>
                    <a:blip r:embed="rId27"/>
                    <a:stretch>
                      <a:fillRect/>
                    </a:stretch>
                  </pic:blipFill>
                  <pic:spPr>
                    <a:xfrm>
                      <a:off x="0" y="0"/>
                      <a:ext cx="3352800" cy="685800"/>
                    </a:xfrm>
                    <a:prstGeom prst="rect">
                      <a:avLst/>
                    </a:prstGeom>
                  </pic:spPr>
                </pic:pic>
              </a:graphicData>
            </a:graphic>
          </wp:inline>
        </w:drawing>
      </w:r>
    </w:p>
    <w:p w14:paraId="67D187A6" w14:textId="77777777" w:rsidR="003854D0" w:rsidRPr="00D24364" w:rsidRDefault="003854D0" w:rsidP="003854D0">
      <w:pPr>
        <w:pStyle w:val="ListParagraph"/>
        <w:rPr>
          <w:rFonts w:cs="Times New Roman"/>
        </w:rPr>
      </w:pPr>
      <w:r w:rsidRPr="00D24364">
        <w:rPr>
          <w:noProof/>
        </w:rPr>
        <w:drawing>
          <wp:inline distT="0" distB="0" distL="0" distR="0" wp14:anchorId="3C39C71F" wp14:editId="0F98BAF8">
            <wp:extent cx="3343275" cy="771525"/>
            <wp:effectExtent l="0" t="0" r="9525" b="9525"/>
            <wp:docPr id="785033668" name="Picture 785033668"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white sign with black and blue text&#10;&#10;Description automatically generated"/>
                    <pic:cNvPicPr/>
                  </pic:nvPicPr>
                  <pic:blipFill>
                    <a:blip r:embed="rId28"/>
                    <a:stretch>
                      <a:fillRect/>
                    </a:stretch>
                  </pic:blipFill>
                  <pic:spPr>
                    <a:xfrm>
                      <a:off x="0" y="0"/>
                      <a:ext cx="3343275" cy="771525"/>
                    </a:xfrm>
                    <a:prstGeom prst="rect">
                      <a:avLst/>
                    </a:prstGeom>
                  </pic:spPr>
                </pic:pic>
              </a:graphicData>
            </a:graphic>
          </wp:inline>
        </w:drawing>
      </w:r>
    </w:p>
    <w:p w14:paraId="6C4DDA1F" w14:textId="77777777" w:rsidR="003854D0" w:rsidRPr="00D24364" w:rsidRDefault="003854D0" w:rsidP="003854D0">
      <w:pPr>
        <w:pStyle w:val="ListParagraph"/>
        <w:rPr>
          <w:rFonts w:cs="Times New Roman"/>
        </w:rPr>
      </w:pPr>
    </w:p>
    <w:p w14:paraId="01B5C9E8" w14:textId="4F752DD1" w:rsidR="003854D0" w:rsidRPr="00D24364" w:rsidRDefault="003854D0" w:rsidP="003854D0">
      <w:pPr>
        <w:pStyle w:val="ListParagraph"/>
        <w:numPr>
          <w:ilvl w:val="0"/>
          <w:numId w:val="20"/>
        </w:numPr>
        <w:spacing w:before="60" w:after="60" w:line="240" w:lineRule="auto"/>
        <w:rPr>
          <w:rFonts w:cs="Times New Roman"/>
        </w:rPr>
      </w:pPr>
      <w:r w:rsidRPr="00D24364">
        <w:rPr>
          <w:rFonts w:cs="Times New Roman"/>
        </w:rPr>
        <w:t xml:space="preserve">On the second screen select the desired number of rinse cycles—we have been using </w:t>
      </w:r>
      <w:del w:id="639" w:author="Basso, Marta" w:date="2024-11-15T09:14:00Z" w16du:dateUtc="2024-11-15T17:14:00Z">
        <w:r w:rsidRPr="00BE0E99" w:rsidDel="002F528C">
          <w:rPr>
            <w:rFonts w:cs="Times New Roman"/>
            <w:b/>
            <w:bCs/>
            <w:rPrChange w:id="640" w:author="Murshed, Humyra Bente" w:date="2024-12-19T12:45:00Z" w16du:dateUtc="2024-12-19T20:45:00Z">
              <w:rPr>
                <w:rFonts w:cs="Times New Roman"/>
              </w:rPr>
            </w:rPrChange>
          </w:rPr>
          <w:delText xml:space="preserve">1 or </w:delText>
        </w:r>
      </w:del>
      <w:r w:rsidRPr="00BE0E99">
        <w:rPr>
          <w:rFonts w:cs="Times New Roman"/>
          <w:b/>
          <w:bCs/>
          <w:rPrChange w:id="641" w:author="Murshed, Humyra Bente" w:date="2024-12-19T12:45:00Z" w16du:dateUtc="2024-12-19T20:45:00Z">
            <w:rPr>
              <w:rFonts w:cs="Times New Roman"/>
            </w:rPr>
          </w:rPrChange>
        </w:rPr>
        <w:t>2</w:t>
      </w:r>
      <w:r w:rsidRPr="00D24364">
        <w:rPr>
          <w:rFonts w:cs="Times New Roman"/>
        </w:rPr>
        <w:t>. Press ENTER/PROGRAM key to accept the entry.</w:t>
      </w:r>
    </w:p>
    <w:p w14:paraId="360F7976" w14:textId="77777777" w:rsidR="003854D0" w:rsidRPr="00D24364" w:rsidRDefault="003854D0" w:rsidP="003854D0">
      <w:pPr>
        <w:pStyle w:val="ListParagraph"/>
        <w:rPr>
          <w:rFonts w:cs="Times New Roman"/>
        </w:rPr>
      </w:pPr>
    </w:p>
    <w:p w14:paraId="0AB375D8" w14:textId="77777777" w:rsidR="003854D0" w:rsidRPr="00D24364" w:rsidRDefault="003854D0" w:rsidP="003854D0">
      <w:pPr>
        <w:pStyle w:val="ListParagraph"/>
        <w:rPr>
          <w:rFonts w:cs="Times New Roman"/>
        </w:rPr>
      </w:pPr>
      <w:r w:rsidRPr="00D24364">
        <w:rPr>
          <w:noProof/>
        </w:rPr>
        <w:drawing>
          <wp:inline distT="0" distB="0" distL="0" distR="0" wp14:anchorId="7149733D" wp14:editId="29D6DF60">
            <wp:extent cx="3409950" cy="742950"/>
            <wp:effectExtent l="0" t="0" r="0" b="0"/>
            <wp:docPr id="1893918363" name="Picture 1893918363" descr="A white boar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A white board with black text&#10;&#10;Description automatically generated"/>
                    <pic:cNvPicPr/>
                  </pic:nvPicPr>
                  <pic:blipFill>
                    <a:blip r:embed="rId29"/>
                    <a:stretch>
                      <a:fillRect/>
                    </a:stretch>
                  </pic:blipFill>
                  <pic:spPr>
                    <a:xfrm>
                      <a:off x="0" y="0"/>
                      <a:ext cx="3409950" cy="742950"/>
                    </a:xfrm>
                    <a:prstGeom prst="rect">
                      <a:avLst/>
                    </a:prstGeom>
                  </pic:spPr>
                </pic:pic>
              </a:graphicData>
            </a:graphic>
          </wp:inline>
        </w:drawing>
      </w:r>
    </w:p>
    <w:p w14:paraId="21BC9F03" w14:textId="77777777" w:rsidR="003854D0" w:rsidRPr="00D24364" w:rsidRDefault="003854D0" w:rsidP="003854D0">
      <w:pPr>
        <w:pStyle w:val="ListParagraph"/>
        <w:spacing w:before="60" w:after="60" w:line="240" w:lineRule="auto"/>
        <w:rPr>
          <w:rFonts w:cs="Times New Roman"/>
        </w:rPr>
      </w:pPr>
    </w:p>
    <w:p w14:paraId="5C2CEAC3" w14:textId="79D57387" w:rsidR="003854D0" w:rsidRPr="00D24364" w:rsidRDefault="003854D0" w:rsidP="003854D0">
      <w:pPr>
        <w:pStyle w:val="ListParagraph"/>
        <w:numPr>
          <w:ilvl w:val="0"/>
          <w:numId w:val="20"/>
        </w:numPr>
        <w:autoSpaceDE w:val="0"/>
        <w:autoSpaceDN w:val="0"/>
        <w:adjustRightInd w:val="0"/>
        <w:spacing w:after="0" w:line="240" w:lineRule="auto"/>
        <w:rPr>
          <w:rFonts w:cs="Times New Roman"/>
        </w:rPr>
      </w:pPr>
      <w:r w:rsidRPr="00D24364">
        <w:rPr>
          <w:rFonts w:cs="Times New Roman"/>
        </w:rPr>
        <w:t>This display appears when you select “ENABLE” in step 12. Select “</w:t>
      </w:r>
      <w:del w:id="642" w:author="Basso, Marta" w:date="2024-11-15T09:14:00Z" w16du:dateUtc="2024-11-15T17:14:00Z">
        <w:r w:rsidRPr="00D24364" w:rsidDel="002F528C">
          <w:rPr>
            <w:rFonts w:cs="Times New Roman"/>
          </w:rPr>
          <w:delText>YES</w:delText>
        </w:r>
      </w:del>
      <w:ins w:id="643" w:author="Basso, Marta" w:date="2024-11-15T09:14:00Z" w16du:dateUtc="2024-11-15T17:14:00Z">
        <w:r w:rsidR="002F528C">
          <w:rPr>
            <w:rFonts w:cs="Times New Roman"/>
          </w:rPr>
          <w:t>NO</w:t>
        </w:r>
      </w:ins>
      <w:r w:rsidRPr="00D24364">
        <w:rPr>
          <w:rFonts w:cs="Times New Roman"/>
        </w:rPr>
        <w:t>”. Press the ENTER/PROGRAM key to accept the selection.</w:t>
      </w:r>
    </w:p>
    <w:p w14:paraId="42372F47" w14:textId="77777777" w:rsidR="003854D0" w:rsidRPr="00D24364" w:rsidRDefault="003854D0" w:rsidP="003854D0">
      <w:pPr>
        <w:pStyle w:val="ListParagraph"/>
        <w:autoSpaceDE w:val="0"/>
        <w:autoSpaceDN w:val="0"/>
        <w:adjustRightInd w:val="0"/>
        <w:spacing w:after="0" w:line="240" w:lineRule="auto"/>
        <w:rPr>
          <w:rFonts w:cs="Times New Roman"/>
        </w:rPr>
      </w:pPr>
      <w:r w:rsidRPr="00D24364">
        <w:rPr>
          <w:rFonts w:cs="Times New Roman"/>
          <w:noProof/>
        </w:rPr>
        <w:drawing>
          <wp:inline distT="0" distB="0" distL="0" distR="0" wp14:anchorId="3344353A" wp14:editId="5ABAB342">
            <wp:extent cx="3362325" cy="733425"/>
            <wp:effectExtent l="0" t="0" r="9525" b="9525"/>
            <wp:docPr id="524233317" name="Picture 524233317"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descr="A white sign with black text&#10;&#10;Description automatically generated"/>
                    <pic:cNvPicPr/>
                  </pic:nvPicPr>
                  <pic:blipFill>
                    <a:blip r:embed="rId30"/>
                    <a:stretch>
                      <a:fillRect/>
                    </a:stretch>
                  </pic:blipFill>
                  <pic:spPr>
                    <a:xfrm>
                      <a:off x="0" y="0"/>
                      <a:ext cx="3362325" cy="733425"/>
                    </a:xfrm>
                    <a:prstGeom prst="rect">
                      <a:avLst/>
                    </a:prstGeom>
                  </pic:spPr>
                </pic:pic>
              </a:graphicData>
            </a:graphic>
          </wp:inline>
        </w:drawing>
      </w:r>
    </w:p>
    <w:p w14:paraId="5A1D9AF9" w14:textId="77777777" w:rsidR="003854D0" w:rsidRPr="00D24364" w:rsidRDefault="003854D0" w:rsidP="003854D0">
      <w:pPr>
        <w:pStyle w:val="ListParagraph"/>
        <w:autoSpaceDE w:val="0"/>
        <w:autoSpaceDN w:val="0"/>
        <w:adjustRightInd w:val="0"/>
        <w:spacing w:after="0" w:line="240" w:lineRule="auto"/>
        <w:rPr>
          <w:rFonts w:cs="Times New Roman"/>
        </w:rPr>
      </w:pPr>
    </w:p>
    <w:p w14:paraId="3CCF16AD" w14:textId="34198074" w:rsidR="003854D0" w:rsidRPr="00D24364" w:rsidRDefault="003854D0" w:rsidP="003854D0">
      <w:pPr>
        <w:pStyle w:val="ListParagraph"/>
        <w:numPr>
          <w:ilvl w:val="0"/>
          <w:numId w:val="20"/>
        </w:numPr>
        <w:autoSpaceDE w:val="0"/>
        <w:autoSpaceDN w:val="0"/>
        <w:adjustRightInd w:val="0"/>
        <w:spacing w:after="0" w:line="240" w:lineRule="auto"/>
        <w:rPr>
          <w:rFonts w:cs="Times New Roman"/>
        </w:rPr>
      </w:pPr>
      <w:r w:rsidRPr="00D24364">
        <w:rPr>
          <w:rFonts w:cs="Times New Roman"/>
        </w:rPr>
        <w:t>This display appears when you select “ENABLE” in step 15. Set the number of retries to “</w:t>
      </w:r>
      <w:del w:id="644" w:author="Basso, Marta" w:date="2024-11-15T09:14:00Z" w16du:dateUtc="2024-11-15T17:14:00Z">
        <w:r w:rsidRPr="00BE0E99" w:rsidDel="002F528C">
          <w:rPr>
            <w:rFonts w:cs="Times New Roman"/>
            <w:b/>
            <w:bCs/>
            <w:rPrChange w:id="645" w:author="Murshed, Humyra Bente" w:date="2024-12-19T12:45:00Z" w16du:dateUtc="2024-12-19T20:45:00Z">
              <w:rPr>
                <w:rFonts w:cs="Times New Roman"/>
              </w:rPr>
            </w:rPrChange>
          </w:rPr>
          <w:delText>3</w:delText>
        </w:r>
      </w:del>
      <w:ins w:id="646" w:author="Basso, Marta" w:date="2024-11-15T09:14:00Z" w16du:dateUtc="2024-11-15T17:14:00Z">
        <w:r w:rsidR="002F528C" w:rsidRPr="00BE0E99">
          <w:rPr>
            <w:rFonts w:cs="Times New Roman"/>
            <w:b/>
            <w:bCs/>
            <w:rPrChange w:id="647" w:author="Murshed, Humyra Bente" w:date="2024-12-19T12:45:00Z" w16du:dateUtc="2024-12-19T20:45:00Z">
              <w:rPr>
                <w:rFonts w:cs="Times New Roman"/>
              </w:rPr>
            </w:rPrChange>
          </w:rPr>
          <w:t>2</w:t>
        </w:r>
      </w:ins>
      <w:r w:rsidRPr="00BE0E99">
        <w:rPr>
          <w:rFonts w:cs="Times New Roman"/>
          <w:b/>
          <w:bCs/>
          <w:rPrChange w:id="648" w:author="Murshed, Humyra Bente" w:date="2024-12-19T12:45:00Z" w16du:dateUtc="2024-12-19T20:45:00Z">
            <w:rPr>
              <w:rFonts w:cs="Times New Roman"/>
            </w:rPr>
          </w:rPrChange>
        </w:rPr>
        <w:t>.</w:t>
      </w:r>
      <w:r w:rsidRPr="00D24364">
        <w:rPr>
          <w:rFonts w:cs="Times New Roman"/>
        </w:rPr>
        <w:t>” Press the ENTER/PROGRAM key to accept the entry. This setting determines the number of times the sampler will try to detect the presence of liquid for each sample event.</w:t>
      </w:r>
    </w:p>
    <w:p w14:paraId="6FA5CAFA" w14:textId="77777777" w:rsidR="003854D0" w:rsidRPr="00D24364" w:rsidRDefault="003854D0" w:rsidP="003854D0">
      <w:pPr>
        <w:pStyle w:val="ListParagraph"/>
        <w:spacing w:before="60" w:after="60" w:line="240" w:lineRule="auto"/>
        <w:rPr>
          <w:rFonts w:cs="Times New Roman"/>
        </w:rPr>
      </w:pPr>
      <w:r w:rsidRPr="00D24364">
        <w:rPr>
          <w:noProof/>
        </w:rPr>
        <w:drawing>
          <wp:inline distT="0" distB="0" distL="0" distR="0" wp14:anchorId="477BC5DD" wp14:editId="726295C9">
            <wp:extent cx="3305175" cy="723900"/>
            <wp:effectExtent l="0" t="0" r="9525" b="0"/>
            <wp:docPr id="1283203940" name="Picture 128320394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white sign with black letters&#10;&#10;Description automatically generated"/>
                    <pic:cNvPicPr/>
                  </pic:nvPicPr>
                  <pic:blipFill>
                    <a:blip r:embed="rId31"/>
                    <a:stretch>
                      <a:fillRect/>
                    </a:stretch>
                  </pic:blipFill>
                  <pic:spPr>
                    <a:xfrm>
                      <a:off x="0" y="0"/>
                      <a:ext cx="3305175" cy="723900"/>
                    </a:xfrm>
                    <a:prstGeom prst="rect">
                      <a:avLst/>
                    </a:prstGeom>
                  </pic:spPr>
                </pic:pic>
              </a:graphicData>
            </a:graphic>
          </wp:inline>
        </w:drawing>
      </w:r>
    </w:p>
    <w:p w14:paraId="4668DABF" w14:textId="77777777" w:rsidR="003854D0" w:rsidRDefault="003854D0" w:rsidP="003854D0">
      <w:pPr>
        <w:spacing w:before="60" w:after="60" w:line="240" w:lineRule="auto"/>
        <w:rPr>
          <w:rFonts w:cs="Times New Roman"/>
        </w:rPr>
      </w:pPr>
    </w:p>
    <w:p w14:paraId="3F9CAA07" w14:textId="77777777" w:rsidR="003854D0" w:rsidRPr="00B061A8" w:rsidRDefault="003854D0" w:rsidP="003854D0">
      <w:pPr>
        <w:pStyle w:val="ListParagraph"/>
        <w:spacing w:before="60" w:after="60" w:line="240" w:lineRule="auto"/>
        <w:rPr>
          <w:rFonts w:ascii="Times New Roman" w:hAnsi="Times New Roman" w:cs="Times New Roman"/>
          <w:sz w:val="24"/>
          <w:szCs w:val="24"/>
        </w:rPr>
      </w:pPr>
    </w:p>
    <w:p w14:paraId="7833A3CF" w14:textId="77777777" w:rsidR="003854D0" w:rsidRDefault="003854D0" w:rsidP="00082A2C">
      <w:pPr>
        <w:pStyle w:val="Heading4"/>
      </w:pPr>
      <w:r w:rsidRPr="00770B02">
        <w:t>Programming Sequence (Will be performed each time)</w:t>
      </w:r>
    </w:p>
    <w:p w14:paraId="70203129" w14:textId="77777777" w:rsidR="003854D0" w:rsidRPr="00D24364" w:rsidRDefault="003854D0" w:rsidP="003854D0">
      <w:pPr>
        <w:spacing w:before="60" w:after="60" w:line="240" w:lineRule="auto"/>
        <w:rPr>
          <w:rFonts w:cs="Times New Roman"/>
          <w:b/>
          <w:bCs/>
        </w:rPr>
      </w:pPr>
    </w:p>
    <w:p w14:paraId="0E894189" w14:textId="609F5BCF" w:rsidR="00301434" w:rsidRDefault="00301434" w:rsidP="00301434">
      <w:pPr>
        <w:pStyle w:val="ListParagraph"/>
        <w:numPr>
          <w:ilvl w:val="0"/>
          <w:numId w:val="21"/>
        </w:numPr>
        <w:spacing w:before="60" w:after="60" w:line="240" w:lineRule="auto"/>
        <w:rPr>
          <w:ins w:id="649" w:author="Basso, Marta" w:date="2025-01-02T09:55:00Z" w16du:dateUtc="2025-01-02T17:55:00Z"/>
          <w:rFonts w:cs="Times New Roman"/>
        </w:rPr>
      </w:pPr>
      <w:ins w:id="650" w:author="Basso, Marta" w:date="2025-01-02T09:55:00Z" w16du:dateUtc="2025-01-02T17:55:00Z">
        <w:r>
          <w:rPr>
            <w:rFonts w:cs="Times New Roman"/>
          </w:rPr>
          <w:t xml:space="preserve">Check that the ISCO has 24 ISCO bottles inserted. </w:t>
        </w:r>
      </w:ins>
    </w:p>
    <w:p w14:paraId="70E8BEBE" w14:textId="77777777" w:rsidR="00301434" w:rsidRPr="00301434" w:rsidRDefault="00301434">
      <w:pPr>
        <w:pStyle w:val="ListParagraph"/>
        <w:spacing w:before="60" w:after="60" w:line="240" w:lineRule="auto"/>
        <w:rPr>
          <w:ins w:id="651" w:author="Basso, Marta" w:date="2025-01-02T09:55:00Z" w16du:dateUtc="2025-01-02T17:55:00Z"/>
          <w:rFonts w:cs="Times New Roman"/>
        </w:rPr>
        <w:pPrChange w:id="652" w:author="Basso, Marta" w:date="2025-01-02T09:55:00Z" w16du:dateUtc="2025-01-02T17:55:00Z">
          <w:pPr>
            <w:pStyle w:val="ListParagraph"/>
            <w:numPr>
              <w:numId w:val="21"/>
            </w:numPr>
            <w:spacing w:before="60" w:after="60" w:line="240" w:lineRule="auto"/>
            <w:ind w:left="900" w:hanging="360"/>
          </w:pPr>
        </w:pPrChange>
      </w:pPr>
    </w:p>
    <w:p w14:paraId="4AF6C948" w14:textId="4BDFBB95" w:rsidR="0056429F" w:rsidRDefault="008740BC" w:rsidP="003854D0">
      <w:pPr>
        <w:pStyle w:val="ListParagraph"/>
        <w:numPr>
          <w:ilvl w:val="0"/>
          <w:numId w:val="21"/>
        </w:numPr>
        <w:spacing w:before="60" w:after="60" w:line="240" w:lineRule="auto"/>
        <w:rPr>
          <w:ins w:id="653" w:author="Bogaart, Manon" w:date="2024-12-17T16:14:00Z" w16du:dateUtc="2024-12-18T00:14:00Z"/>
          <w:rFonts w:cs="Times New Roman"/>
        </w:rPr>
      </w:pPr>
      <w:ins w:id="654" w:author="Basso, Marta" w:date="2024-12-27T11:49:00Z" w16du:dateUtc="2024-12-27T19:49:00Z">
        <w:r>
          <w:rPr>
            <w:rFonts w:cs="Times New Roman"/>
          </w:rPr>
          <w:t xml:space="preserve">If needed, </w:t>
        </w:r>
      </w:ins>
      <w:ins w:id="655" w:author="Basso, Marta" w:date="2024-12-27T11:50:00Z" w16du:dateUtc="2024-12-27T19:50:00Z">
        <w:r>
          <w:rPr>
            <w:rFonts w:cs="Times New Roman"/>
          </w:rPr>
          <w:t>after wearing</w:t>
        </w:r>
      </w:ins>
      <w:ins w:id="656" w:author="Basso, Marta" w:date="2024-12-27T11:53:00Z" w16du:dateUtc="2024-12-27T19:53:00Z">
        <w:r>
          <w:rPr>
            <w:rFonts w:cs="Times New Roman"/>
          </w:rPr>
          <w:t xml:space="preserve"> nitrile gloves</w:t>
        </w:r>
      </w:ins>
      <w:ins w:id="657" w:author="Basso, Marta" w:date="2024-12-27T11:50:00Z" w16du:dateUtc="2024-12-27T19:50:00Z">
        <w:r>
          <w:rPr>
            <w:rFonts w:cs="Times New Roman"/>
          </w:rPr>
          <w:t xml:space="preserve"> </w:t>
        </w:r>
      </w:ins>
      <w:commentRangeStart w:id="658"/>
      <w:ins w:id="659" w:author="Bogaart, Manon" w:date="2024-12-17T16:14:00Z" w16du:dateUtc="2024-12-18T00:14:00Z">
        <w:del w:id="660" w:author="Basso, Marta" w:date="2024-12-27T11:49:00Z" w16du:dateUtc="2024-12-27T19:49:00Z">
          <w:r w:rsidR="0056429F" w:rsidDel="008740BC">
            <w:rPr>
              <w:rFonts w:cs="Times New Roman"/>
            </w:rPr>
            <w:delText>Make sure that if</w:delText>
          </w:r>
        </w:del>
      </w:ins>
      <w:ins w:id="661" w:author="Basso, Marta" w:date="2025-01-09T09:39:00Z" w16du:dateUtc="2025-01-09T17:39:00Z">
        <w:r w:rsidR="00324E3C">
          <w:rPr>
            <w:rFonts w:cs="Times New Roman"/>
          </w:rPr>
          <w:t xml:space="preserve">take off the </w:t>
        </w:r>
      </w:ins>
      <w:commentRangeStart w:id="662"/>
      <w:commentRangeEnd w:id="662"/>
      <w:del w:id="663" w:author="Basso, Marta" w:date="2025-01-09T09:39:00Z" w16du:dateUtc="2025-01-09T17:39:00Z">
        <w:r w:rsidR="005266CD" w:rsidDel="00324E3C">
          <w:rPr>
            <w:rStyle w:val="CommentReference"/>
          </w:rPr>
          <w:commentReference w:id="662"/>
        </w:r>
      </w:del>
      <w:ins w:id="664" w:author="Bogaart, Manon" w:date="2024-12-17T16:14:00Z" w16du:dateUtc="2024-12-18T00:14:00Z">
        <w:del w:id="665" w:author="Basso, Marta" w:date="2025-01-09T09:39:00Z" w16du:dateUtc="2025-01-09T17:39:00Z">
          <w:r w:rsidR="0056429F" w:rsidDel="00324E3C">
            <w:rPr>
              <w:rFonts w:cs="Times New Roman"/>
            </w:rPr>
            <w:delText xml:space="preserve"> the ISCO bottles </w:delText>
          </w:r>
        </w:del>
        <w:del w:id="666" w:author="Basso, Marta" w:date="2024-12-27T11:50:00Z" w16du:dateUtc="2024-12-27T19:50:00Z">
          <w:r w:rsidR="0056429F" w:rsidDel="008740BC">
            <w:rPr>
              <w:rFonts w:cs="Times New Roman"/>
            </w:rPr>
            <w:delText xml:space="preserve">are </w:delText>
          </w:r>
        </w:del>
        <w:del w:id="667" w:author="Basso, Marta" w:date="2024-12-27T11:49:00Z" w16du:dateUtc="2024-12-27T19:49:00Z">
          <w:r w:rsidR="0056429F" w:rsidDel="008740BC">
            <w:rPr>
              <w:rFonts w:cs="Times New Roman"/>
            </w:rPr>
            <w:delText>replaced that</w:delText>
          </w:r>
        </w:del>
        <w:del w:id="668" w:author="Basso, Marta" w:date="2025-01-09T09:39:00Z" w16du:dateUtc="2025-01-09T17:39:00Z">
          <w:r w:rsidR="0056429F" w:rsidDel="00324E3C">
            <w:rPr>
              <w:rFonts w:cs="Times New Roman"/>
            </w:rPr>
            <w:delText xml:space="preserve"> the</w:delText>
          </w:r>
        </w:del>
        <w:r w:rsidR="0056429F">
          <w:rPr>
            <w:rFonts w:cs="Times New Roman"/>
          </w:rPr>
          <w:t xml:space="preserve"> lids </w:t>
        </w:r>
      </w:ins>
      <w:ins w:id="669" w:author="Bogaart, Manon" w:date="2024-12-17T16:15:00Z" w16du:dateUtc="2024-12-18T00:15:00Z">
        <w:r w:rsidR="0056429F">
          <w:rPr>
            <w:rFonts w:cs="Times New Roman"/>
          </w:rPr>
          <w:t xml:space="preserve">of the bottles </w:t>
        </w:r>
      </w:ins>
      <w:ins w:id="670" w:author="Bogaart, Manon" w:date="2024-12-17T16:14:00Z" w16du:dateUtc="2024-12-18T00:14:00Z">
        <w:del w:id="671" w:author="Basso, Marta" w:date="2025-01-09T09:40:00Z" w16du:dateUtc="2025-01-09T17:40:00Z">
          <w:r w:rsidR="0056429F" w:rsidDel="00324E3C">
            <w:rPr>
              <w:rFonts w:cs="Times New Roman"/>
            </w:rPr>
            <w:delText>are</w:delText>
          </w:r>
        </w:del>
        <w:del w:id="672" w:author="Basso, Marta" w:date="2025-01-09T09:39:00Z" w16du:dateUtc="2025-01-09T17:39:00Z">
          <w:r w:rsidR="0056429F" w:rsidDel="00324E3C">
            <w:rPr>
              <w:rFonts w:cs="Times New Roman"/>
            </w:rPr>
            <w:delText xml:space="preserve"> taken off</w:delText>
          </w:r>
        </w:del>
      </w:ins>
      <w:ins w:id="673" w:author="Basso, Marta" w:date="2024-12-27T11:49:00Z" w16du:dateUtc="2024-12-27T19:49:00Z">
        <w:r>
          <w:rPr>
            <w:rFonts w:cs="Times New Roman"/>
          </w:rPr>
          <w:t>and store in a zip bag placed in the center of the ISCO</w:t>
        </w:r>
      </w:ins>
      <w:ins w:id="674" w:author="Bogaart, Manon" w:date="2024-12-17T16:15:00Z" w16du:dateUtc="2024-12-18T00:15:00Z">
        <w:r w:rsidR="0056429F">
          <w:rPr>
            <w:rFonts w:cs="Times New Roman"/>
          </w:rPr>
          <w:t>.</w:t>
        </w:r>
        <w:commentRangeEnd w:id="658"/>
        <w:r w:rsidR="0056429F">
          <w:rPr>
            <w:rStyle w:val="CommentReference"/>
          </w:rPr>
          <w:commentReference w:id="658"/>
        </w:r>
      </w:ins>
    </w:p>
    <w:p w14:paraId="5A2A743D" w14:textId="77777777" w:rsidR="0056429F" w:rsidRDefault="0056429F">
      <w:pPr>
        <w:pStyle w:val="ListParagraph"/>
        <w:spacing w:before="60" w:after="60" w:line="240" w:lineRule="auto"/>
        <w:rPr>
          <w:ins w:id="675" w:author="Bogaart, Manon" w:date="2024-12-17T16:14:00Z" w16du:dateUtc="2024-12-18T00:14:00Z"/>
          <w:rFonts w:cs="Times New Roman"/>
        </w:rPr>
        <w:pPrChange w:id="676" w:author="Bogaart, Manon" w:date="2024-12-17T16:14:00Z" w16du:dateUtc="2024-12-18T00:14:00Z">
          <w:pPr>
            <w:pStyle w:val="ListParagraph"/>
            <w:numPr>
              <w:numId w:val="21"/>
            </w:numPr>
            <w:spacing w:before="60" w:after="60" w:line="240" w:lineRule="auto"/>
            <w:ind w:left="900" w:hanging="360"/>
          </w:pPr>
        </w:pPrChange>
      </w:pPr>
    </w:p>
    <w:p w14:paraId="1E0AE091" w14:textId="39D276F5"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Turn the ISCO on or deactivate standby mode by pressing ENTER/PROGRAM. </w:t>
      </w:r>
    </w:p>
    <w:p w14:paraId="2255D918" w14:textId="77777777" w:rsidR="003854D0" w:rsidDel="00324E3C" w:rsidRDefault="003854D0" w:rsidP="00324E3C">
      <w:pPr>
        <w:pStyle w:val="ListParagraph"/>
        <w:spacing w:before="60" w:after="60" w:line="240" w:lineRule="auto"/>
        <w:rPr>
          <w:del w:id="677" w:author="Basso, Marta" w:date="2025-01-09T09:40:00Z" w16du:dateUtc="2025-01-09T17:40:00Z"/>
          <w:rFonts w:cs="Times New Roman"/>
        </w:rPr>
      </w:pPr>
      <w:r w:rsidRPr="00D24364">
        <w:rPr>
          <w:noProof/>
          <w:sz w:val="20"/>
          <w:szCs w:val="20"/>
        </w:rPr>
        <w:drawing>
          <wp:inline distT="0" distB="0" distL="0" distR="0" wp14:anchorId="4B192C71" wp14:editId="1FCABE99">
            <wp:extent cx="3371850" cy="742950"/>
            <wp:effectExtent l="0" t="0" r="0" b="0"/>
            <wp:docPr id="291324057" name="Picture 291324057" descr="A white sign with black text and blue and red squar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descr="A white sign with black text and blue and red squares&#10;&#10;Description automatically generated"/>
                    <pic:cNvPicPr/>
                  </pic:nvPicPr>
                  <pic:blipFill>
                    <a:blip r:embed="rId32"/>
                    <a:stretch>
                      <a:fillRect/>
                    </a:stretch>
                  </pic:blipFill>
                  <pic:spPr>
                    <a:xfrm>
                      <a:off x="0" y="0"/>
                      <a:ext cx="3371850" cy="742950"/>
                    </a:xfrm>
                    <a:prstGeom prst="rect">
                      <a:avLst/>
                    </a:prstGeom>
                  </pic:spPr>
                </pic:pic>
              </a:graphicData>
            </a:graphic>
          </wp:inline>
        </w:drawing>
      </w:r>
    </w:p>
    <w:p w14:paraId="13D72D84" w14:textId="77777777" w:rsidR="00324E3C" w:rsidRPr="00D24364" w:rsidRDefault="00324E3C" w:rsidP="003854D0">
      <w:pPr>
        <w:pStyle w:val="ListParagraph"/>
        <w:spacing w:before="60" w:after="60" w:line="240" w:lineRule="auto"/>
        <w:rPr>
          <w:ins w:id="678" w:author="Basso, Marta" w:date="2025-01-09T09:40:00Z" w16du:dateUtc="2025-01-09T17:40:00Z"/>
          <w:rFonts w:cs="Times New Roman"/>
        </w:rPr>
      </w:pPr>
    </w:p>
    <w:p w14:paraId="52762CF5" w14:textId="77777777" w:rsidR="003854D0" w:rsidRPr="00D24364" w:rsidDel="00324E3C" w:rsidRDefault="003854D0" w:rsidP="003854D0">
      <w:pPr>
        <w:pStyle w:val="ListParagraph"/>
        <w:spacing w:before="60" w:after="60" w:line="240" w:lineRule="auto"/>
        <w:rPr>
          <w:del w:id="679" w:author="Basso, Marta" w:date="2025-01-09T09:40:00Z" w16du:dateUtc="2025-01-09T17:40:00Z"/>
          <w:rFonts w:cs="Times New Roman"/>
        </w:rPr>
      </w:pPr>
    </w:p>
    <w:p w14:paraId="1AA79889" w14:textId="06E41604" w:rsidR="003854D0" w:rsidRPr="00324E3C" w:rsidDel="00324E3C" w:rsidRDefault="003854D0">
      <w:pPr>
        <w:rPr>
          <w:del w:id="680" w:author="Basso, Marta" w:date="2025-01-09T09:40:00Z" w16du:dateUtc="2025-01-09T17:40:00Z"/>
          <w:rFonts w:cs="Times New Roman"/>
        </w:rPr>
        <w:pPrChange w:id="681" w:author="Basso, Marta" w:date="2025-01-09T09:40:00Z" w16du:dateUtc="2025-01-09T17:40:00Z">
          <w:pPr>
            <w:pStyle w:val="ListParagraph"/>
            <w:numPr>
              <w:numId w:val="21"/>
            </w:numPr>
            <w:spacing w:before="60" w:after="60" w:line="240" w:lineRule="auto"/>
            <w:ind w:left="900" w:hanging="360"/>
          </w:pPr>
        </w:pPrChange>
      </w:pPr>
      <w:commentRangeStart w:id="682"/>
      <w:del w:id="683" w:author="Basso, Marta" w:date="2025-01-09T09:40:00Z" w16du:dateUtc="2025-01-09T17:40:00Z">
        <w:r w:rsidRPr="00324E3C" w:rsidDel="00324E3C">
          <w:rPr>
            <w:rFonts w:cs="Times New Roman"/>
          </w:rPr>
          <w:delText xml:space="preserve">Prior to programming, I often </w:delText>
        </w:r>
        <w:commentRangeEnd w:id="682"/>
        <w:r w:rsidR="005266CD" w:rsidDel="00324E3C">
          <w:rPr>
            <w:rStyle w:val="CommentReference"/>
          </w:rPr>
          <w:commentReference w:id="682"/>
        </w:r>
        <w:r w:rsidRPr="00324E3C" w:rsidDel="00324E3C">
          <w:rPr>
            <w:rFonts w:cs="Times New Roman"/>
          </w:rPr>
          <w:delText>like to press ‘PUMP FORWARD’ key to ensure the pump is pulling water up the line. Press the ‘STOP’ key before the water gets all the way up and into the bottles. Then press the ‘PUMP REVERSE’ key to clear the line completely (watch for bubbles in the stream).</w:delText>
        </w:r>
      </w:del>
    </w:p>
    <w:p w14:paraId="2A9377F8" w14:textId="77777777" w:rsidR="003854D0" w:rsidRPr="00324E3C" w:rsidRDefault="003854D0" w:rsidP="00324E3C">
      <w:pPr>
        <w:pStyle w:val="ListParagraph"/>
        <w:spacing w:before="60" w:after="60" w:line="240" w:lineRule="auto"/>
      </w:pPr>
    </w:p>
    <w:p w14:paraId="766E2168"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Access the program sequence by selecting “PROGRAM.” Because “PROGRAM” will already be selected (blinking), press the ENTER/PROGRAM key to accept it and move to the next step.</w:t>
      </w:r>
    </w:p>
    <w:p w14:paraId="7A049B72"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3FFEBB5D" wp14:editId="2A66B913">
            <wp:extent cx="3505200" cy="790575"/>
            <wp:effectExtent l="0" t="0" r="0" b="9525"/>
            <wp:docPr id="1322573083" name="Picture 1322573083"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descr="A white sign with black and blue letters&#10;&#10;Description automatically generated"/>
                    <pic:cNvPicPr/>
                  </pic:nvPicPr>
                  <pic:blipFill>
                    <a:blip r:embed="rId15"/>
                    <a:stretch>
                      <a:fillRect/>
                    </a:stretch>
                  </pic:blipFill>
                  <pic:spPr>
                    <a:xfrm>
                      <a:off x="0" y="0"/>
                      <a:ext cx="3505200" cy="790575"/>
                    </a:xfrm>
                    <a:prstGeom prst="rect">
                      <a:avLst/>
                    </a:prstGeom>
                  </pic:spPr>
                </pic:pic>
              </a:graphicData>
            </a:graphic>
          </wp:inline>
        </w:drawing>
      </w:r>
    </w:p>
    <w:p w14:paraId="1DCC709B" w14:textId="77777777" w:rsidR="003854D0" w:rsidRPr="00D24364" w:rsidRDefault="003854D0" w:rsidP="003854D0">
      <w:pPr>
        <w:pStyle w:val="ListParagraph"/>
        <w:spacing w:before="60" w:after="60" w:line="240" w:lineRule="auto"/>
        <w:rPr>
          <w:rFonts w:cs="Times New Roman"/>
        </w:rPr>
      </w:pPr>
    </w:p>
    <w:p w14:paraId="4708BE74"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Press ENTER/PROGRAM to select the TIME option for paced sampling.</w:t>
      </w:r>
    </w:p>
    <w:p w14:paraId="357F414E"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1D6E305" wp14:editId="6BD01DD7">
            <wp:extent cx="3352800" cy="714375"/>
            <wp:effectExtent l="0" t="0" r="0" b="9525"/>
            <wp:docPr id="1434808186" name="Picture 1434808186" descr="A white sign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A white sign with black and blue letters&#10;&#10;Description automatically generated"/>
                    <pic:cNvPicPr/>
                  </pic:nvPicPr>
                  <pic:blipFill>
                    <a:blip r:embed="rId33"/>
                    <a:stretch>
                      <a:fillRect/>
                    </a:stretch>
                  </pic:blipFill>
                  <pic:spPr>
                    <a:xfrm>
                      <a:off x="0" y="0"/>
                      <a:ext cx="3352800" cy="714375"/>
                    </a:xfrm>
                    <a:prstGeom prst="rect">
                      <a:avLst/>
                    </a:prstGeom>
                  </pic:spPr>
                </pic:pic>
              </a:graphicData>
            </a:graphic>
          </wp:inline>
        </w:drawing>
      </w:r>
    </w:p>
    <w:p w14:paraId="6DF92D04" w14:textId="77777777" w:rsidR="003854D0" w:rsidRPr="00D24364" w:rsidRDefault="003854D0" w:rsidP="003854D0">
      <w:pPr>
        <w:pStyle w:val="ListParagraph"/>
        <w:spacing w:before="60" w:after="60" w:line="240" w:lineRule="auto"/>
        <w:rPr>
          <w:rFonts w:cs="Times New Roman"/>
        </w:rPr>
      </w:pPr>
    </w:p>
    <w:p w14:paraId="0B40F0F0" w14:textId="30277FBA" w:rsidR="003854D0" w:rsidRPr="00D24364" w:rsidRDefault="003854D0" w:rsidP="003854D0">
      <w:pPr>
        <w:pStyle w:val="ListParagraph"/>
        <w:numPr>
          <w:ilvl w:val="0"/>
          <w:numId w:val="21"/>
        </w:numPr>
        <w:spacing w:before="60" w:after="60" w:line="240" w:lineRule="auto"/>
        <w:rPr>
          <w:rFonts w:cs="Times New Roman"/>
        </w:rPr>
      </w:pPr>
      <w:commentRangeStart w:id="684"/>
      <w:commentRangeStart w:id="685"/>
      <w:r w:rsidRPr="00D24364">
        <w:rPr>
          <w:rFonts w:cs="Times New Roman"/>
        </w:rPr>
        <w:t xml:space="preserve">Under “SAMPLE EVERY” input the desired sampling interval in hours and minutes. This display requires two entries: one for the hours, one for the minutes. Enter “0” to set the hours at zero. Press ENTER/PROGRAM to accept the number “0” and move to the </w:t>
      </w:r>
      <w:proofErr w:type="gramStart"/>
      <w:r w:rsidRPr="00D24364">
        <w:rPr>
          <w:rFonts w:cs="Times New Roman"/>
        </w:rPr>
        <w:t>minutes</w:t>
      </w:r>
      <w:proofErr w:type="gramEnd"/>
      <w:r w:rsidRPr="00D24364">
        <w:rPr>
          <w:rFonts w:cs="Times New Roman"/>
        </w:rPr>
        <w:t xml:space="preserve"> entry shown in step 5.</w:t>
      </w:r>
      <w:ins w:id="686" w:author="Basso, Marta" w:date="2025-01-09T09:41:00Z" w16du:dateUtc="2025-01-09T17:41:00Z">
        <w:r w:rsidR="00324E3C">
          <w:rPr>
            <w:rFonts w:cs="Times New Roman"/>
          </w:rPr>
          <w:t xml:space="preserve"> </w:t>
        </w:r>
        <w:r w:rsidR="00A77B2B">
          <w:rPr>
            <w:rFonts w:cs="Times New Roman"/>
            <w:b/>
            <w:bCs/>
          </w:rPr>
          <w:t>Set it at X HOURS, Y MINUTES</w:t>
        </w:r>
      </w:ins>
    </w:p>
    <w:p w14:paraId="5567CBAD" w14:textId="77777777" w:rsidR="003854D0" w:rsidRPr="00D24364" w:rsidRDefault="003854D0" w:rsidP="003854D0">
      <w:pPr>
        <w:pStyle w:val="ListParagraph"/>
        <w:spacing w:before="60" w:after="60" w:line="240" w:lineRule="auto"/>
        <w:rPr>
          <w:rFonts w:cs="Times New Roman"/>
        </w:rPr>
      </w:pPr>
    </w:p>
    <w:p w14:paraId="09FD974C"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2A15B7F2" wp14:editId="1E3E75B0">
            <wp:extent cx="3200400" cy="667125"/>
            <wp:effectExtent l="0" t="0" r="0" b="0"/>
            <wp:docPr id="725382102" name="Picture 725382102"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white rectangular sign with black text&#10;&#10;Description automatically generated"/>
                    <pic:cNvPicPr/>
                  </pic:nvPicPr>
                  <pic:blipFill>
                    <a:blip r:embed="rId34"/>
                    <a:stretch>
                      <a:fillRect/>
                    </a:stretch>
                  </pic:blipFill>
                  <pic:spPr>
                    <a:xfrm>
                      <a:off x="0" y="0"/>
                      <a:ext cx="3200400" cy="667125"/>
                    </a:xfrm>
                    <a:prstGeom prst="rect">
                      <a:avLst/>
                    </a:prstGeom>
                  </pic:spPr>
                </pic:pic>
              </a:graphicData>
            </a:graphic>
          </wp:inline>
        </w:drawing>
      </w:r>
      <w:commentRangeEnd w:id="684"/>
      <w:r w:rsidR="005266CD">
        <w:rPr>
          <w:rStyle w:val="CommentReference"/>
        </w:rPr>
        <w:commentReference w:id="684"/>
      </w:r>
      <w:commentRangeEnd w:id="685"/>
      <w:r w:rsidR="00324E3C">
        <w:rPr>
          <w:rStyle w:val="CommentReference"/>
        </w:rPr>
        <w:commentReference w:id="685"/>
      </w:r>
    </w:p>
    <w:p w14:paraId="60A20437" w14:textId="77777777" w:rsidR="003854D0" w:rsidRPr="00D24364" w:rsidRDefault="003854D0" w:rsidP="003854D0">
      <w:pPr>
        <w:spacing w:before="60" w:after="60" w:line="240" w:lineRule="auto"/>
        <w:rPr>
          <w:rFonts w:cs="Times New Roman"/>
        </w:rPr>
      </w:pPr>
    </w:p>
    <w:p w14:paraId="4288A85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Select </w:t>
      </w:r>
      <w:r w:rsidRPr="00BE0E99">
        <w:rPr>
          <w:rFonts w:cs="Times New Roman"/>
          <w:b/>
          <w:bCs/>
          <w:rPrChange w:id="687" w:author="Murshed, Humyra Bente" w:date="2024-12-19T12:46:00Z" w16du:dateUtc="2024-12-19T20:46:00Z">
            <w:rPr>
              <w:rFonts w:cs="Times New Roman"/>
            </w:rPr>
          </w:rPrChange>
        </w:rPr>
        <w:t>NO</w:t>
      </w:r>
      <w:r w:rsidRPr="00D24364">
        <w:rPr>
          <w:rFonts w:cs="Times New Roman"/>
        </w:rPr>
        <w:t xml:space="preserve"> for multiplexing samples, press ENTER/PROGRAM.</w:t>
      </w:r>
    </w:p>
    <w:p w14:paraId="0FAFF7B1" w14:textId="77777777" w:rsidR="003854D0" w:rsidRPr="00D24364" w:rsidRDefault="003854D0" w:rsidP="003854D0">
      <w:pPr>
        <w:pStyle w:val="ListParagraph"/>
        <w:rPr>
          <w:rFonts w:cs="Times New Roman"/>
        </w:rPr>
      </w:pPr>
      <w:r w:rsidRPr="00D24364">
        <w:rPr>
          <w:noProof/>
          <w:sz w:val="20"/>
          <w:szCs w:val="20"/>
        </w:rPr>
        <w:drawing>
          <wp:inline distT="0" distB="0" distL="0" distR="0" wp14:anchorId="5D35B24F" wp14:editId="70066493">
            <wp:extent cx="3200400" cy="669010"/>
            <wp:effectExtent l="0" t="0" r="0" b="0"/>
            <wp:docPr id="446626700" name="Picture 446626700" descr="A white background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white background with black and orange letters&#10;&#10;Description automatically generated"/>
                    <pic:cNvPicPr/>
                  </pic:nvPicPr>
                  <pic:blipFill>
                    <a:blip r:embed="rId35"/>
                    <a:stretch>
                      <a:fillRect/>
                    </a:stretch>
                  </pic:blipFill>
                  <pic:spPr>
                    <a:xfrm>
                      <a:off x="0" y="0"/>
                      <a:ext cx="3200400" cy="669010"/>
                    </a:xfrm>
                    <a:prstGeom prst="rect">
                      <a:avLst/>
                    </a:prstGeom>
                  </pic:spPr>
                </pic:pic>
              </a:graphicData>
            </a:graphic>
          </wp:inline>
        </w:drawing>
      </w:r>
    </w:p>
    <w:p w14:paraId="6CBDF719" w14:textId="77777777" w:rsidR="003854D0" w:rsidRPr="00D24364" w:rsidRDefault="003854D0" w:rsidP="003854D0">
      <w:pPr>
        <w:pStyle w:val="ListParagraph"/>
        <w:rPr>
          <w:rFonts w:cs="Times New Roman"/>
        </w:rPr>
      </w:pPr>
    </w:p>
    <w:p w14:paraId="4EBD63F5" w14:textId="48611D0D"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Input the desired sample volume and press ENETER/PROGRAM. For our protocol we will be sampling </w:t>
      </w:r>
      <w:del w:id="688" w:author="Basso, Marta" w:date="2024-11-15T09:15:00Z" w16du:dateUtc="2024-11-15T17:15:00Z">
        <w:r w:rsidRPr="00BE0E99" w:rsidDel="002F528C">
          <w:rPr>
            <w:rFonts w:cs="Times New Roman"/>
            <w:b/>
            <w:bCs/>
            <w:rPrChange w:id="689" w:author="Murshed, Humyra Bente" w:date="2024-12-19T12:46:00Z" w16du:dateUtc="2024-12-19T20:46:00Z">
              <w:rPr>
                <w:rFonts w:cs="Times New Roman"/>
              </w:rPr>
            </w:rPrChange>
          </w:rPr>
          <w:delText xml:space="preserve">1000 </w:delText>
        </w:r>
      </w:del>
      <w:ins w:id="690" w:author="Basso, Marta" w:date="2024-11-15T09:15:00Z" w16du:dateUtc="2024-11-15T17:15:00Z">
        <w:r w:rsidR="002F528C" w:rsidRPr="00BE0E99">
          <w:rPr>
            <w:rFonts w:cs="Times New Roman"/>
            <w:b/>
            <w:bCs/>
            <w:rPrChange w:id="691" w:author="Murshed, Humyra Bente" w:date="2024-12-19T12:46:00Z" w16du:dateUtc="2024-12-19T20:46:00Z">
              <w:rPr>
                <w:rFonts w:cs="Times New Roman"/>
              </w:rPr>
            </w:rPrChange>
          </w:rPr>
          <w:t xml:space="preserve">900 </w:t>
        </w:r>
      </w:ins>
      <w:r w:rsidRPr="00BE0E99">
        <w:rPr>
          <w:rFonts w:cs="Times New Roman"/>
          <w:b/>
          <w:bCs/>
          <w:rPrChange w:id="692" w:author="Murshed, Humyra Bente" w:date="2024-12-19T12:46:00Z" w16du:dateUtc="2024-12-19T20:46:00Z">
            <w:rPr>
              <w:rFonts w:cs="Times New Roman"/>
            </w:rPr>
          </w:rPrChange>
        </w:rPr>
        <w:t>ml.</w:t>
      </w:r>
    </w:p>
    <w:p w14:paraId="52B07ACE" w14:textId="77777777" w:rsidR="003854D0"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04D607A" wp14:editId="737AF292">
            <wp:extent cx="3333750" cy="676275"/>
            <wp:effectExtent l="0" t="0" r="0" b="9525"/>
            <wp:docPr id="799587638" name="Picture 799587638"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white rectangular sign with black text&#10;&#10;Description automatically generated"/>
                    <pic:cNvPicPr/>
                  </pic:nvPicPr>
                  <pic:blipFill>
                    <a:blip r:embed="rId36"/>
                    <a:stretch>
                      <a:fillRect/>
                    </a:stretch>
                  </pic:blipFill>
                  <pic:spPr>
                    <a:xfrm>
                      <a:off x="0" y="0"/>
                      <a:ext cx="3333750" cy="676275"/>
                    </a:xfrm>
                    <a:prstGeom prst="rect">
                      <a:avLst/>
                    </a:prstGeom>
                  </pic:spPr>
                </pic:pic>
              </a:graphicData>
            </a:graphic>
          </wp:inline>
        </w:drawing>
      </w:r>
    </w:p>
    <w:p w14:paraId="5BF7AB00" w14:textId="77777777" w:rsidR="003854D0" w:rsidRDefault="003854D0" w:rsidP="003854D0">
      <w:pPr>
        <w:pStyle w:val="ListParagraph"/>
        <w:spacing w:before="60" w:after="60" w:line="240" w:lineRule="auto"/>
        <w:rPr>
          <w:rFonts w:cs="Times New Roman"/>
        </w:rPr>
      </w:pPr>
    </w:p>
    <w:p w14:paraId="439AFF97" w14:textId="4CC37DB3" w:rsidR="003854D0" w:rsidRDefault="003854D0" w:rsidP="003854D0">
      <w:pPr>
        <w:pStyle w:val="ListParagraph"/>
        <w:numPr>
          <w:ilvl w:val="0"/>
          <w:numId w:val="21"/>
        </w:numPr>
        <w:rPr>
          <w:rFonts w:cs="Times New Roman"/>
          <w:sz w:val="24"/>
          <w:szCs w:val="24"/>
        </w:rPr>
      </w:pPr>
      <w:r w:rsidRPr="00045D1A">
        <w:rPr>
          <w:rFonts w:cs="Times New Roman"/>
          <w:b/>
          <w:bCs/>
          <w:sz w:val="24"/>
          <w:szCs w:val="24"/>
        </w:rPr>
        <w:t>CALIBRATE ISCO:</w:t>
      </w:r>
      <w:r>
        <w:rPr>
          <w:rFonts w:cs="Times New Roman"/>
          <w:b/>
          <w:bCs/>
          <w:sz w:val="24"/>
          <w:szCs w:val="24"/>
        </w:rPr>
        <w:t xml:space="preserve"> </w:t>
      </w:r>
      <w:r>
        <w:rPr>
          <w:rFonts w:cs="Times New Roman"/>
          <w:sz w:val="24"/>
          <w:szCs w:val="24"/>
        </w:rPr>
        <w:t>Calibrate sampler, select YES</w:t>
      </w:r>
    </w:p>
    <w:p w14:paraId="16848424" w14:textId="109E2471" w:rsidR="003854D0" w:rsidRPr="00045D1A" w:rsidRDefault="00BF2031" w:rsidP="00045D1A">
      <w:pPr>
        <w:rPr>
          <w:rFonts w:cs="Times New Roman"/>
          <w:sz w:val="24"/>
          <w:szCs w:val="24"/>
        </w:rPr>
      </w:pPr>
      <w:r>
        <w:rPr>
          <w:rFonts w:cs="Times New Roman"/>
          <w:sz w:val="24"/>
          <w:szCs w:val="24"/>
        </w:rPr>
        <w:t xml:space="preserve">               </w:t>
      </w:r>
      <w:r>
        <w:rPr>
          <w:noProof/>
        </w:rPr>
        <w:drawing>
          <wp:inline distT="0" distB="0" distL="0" distR="0" wp14:anchorId="034D0F19" wp14:editId="7B51BB90">
            <wp:extent cx="3374389" cy="666750"/>
            <wp:effectExtent l="0" t="0" r="0" b="0"/>
            <wp:docPr id="1927289277" name="Picture 1" descr="A white rectangular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289277" name="Picture 1" descr="A white rectangular sign with black text&#10;&#10;Description automatically generated"/>
                    <pic:cNvPicPr/>
                  </pic:nvPicPr>
                  <pic:blipFill rotWithShape="1">
                    <a:blip r:embed="rId37"/>
                    <a:srcRect b="7883"/>
                    <a:stretch/>
                  </pic:blipFill>
                  <pic:spPr bwMode="auto">
                    <a:xfrm>
                      <a:off x="0" y="0"/>
                      <a:ext cx="3378949" cy="667651"/>
                    </a:xfrm>
                    <a:prstGeom prst="rect">
                      <a:avLst/>
                    </a:prstGeom>
                    <a:ln>
                      <a:noFill/>
                    </a:ln>
                    <a:extLst>
                      <a:ext uri="{53640926-AAD7-44D8-BBD7-CCE9431645EC}">
                        <a14:shadowObscured xmlns:a14="http://schemas.microsoft.com/office/drawing/2010/main"/>
                      </a:ext>
                    </a:extLst>
                  </pic:spPr>
                </pic:pic>
              </a:graphicData>
            </a:graphic>
          </wp:inline>
        </w:drawing>
      </w:r>
    </w:p>
    <w:p w14:paraId="71D1370E" w14:textId="77777777" w:rsidR="003854D0" w:rsidRPr="00D24364" w:rsidRDefault="003854D0" w:rsidP="003854D0">
      <w:pPr>
        <w:pStyle w:val="ListParagraph"/>
        <w:spacing w:before="60" w:after="60" w:line="240" w:lineRule="auto"/>
        <w:rPr>
          <w:rFonts w:cs="Times New Roman"/>
        </w:rPr>
      </w:pPr>
    </w:p>
    <w:p w14:paraId="75724DBC" w14:textId="77777777" w:rsidR="00BF2031" w:rsidRDefault="00BF2031" w:rsidP="003854D0">
      <w:pPr>
        <w:pStyle w:val="ListParagraph"/>
        <w:spacing w:before="60" w:after="60" w:line="240" w:lineRule="auto"/>
        <w:rPr>
          <w:rFonts w:cs="Times New Roman"/>
        </w:rPr>
      </w:pPr>
      <w:r>
        <w:rPr>
          <w:rFonts w:cs="Times New Roman"/>
        </w:rPr>
        <w:t>8.1. Press the MANUAL SAMPLE key</w:t>
      </w:r>
    </w:p>
    <w:p w14:paraId="214A0355" w14:textId="77777777" w:rsidR="00BF2031" w:rsidRDefault="00BF2031" w:rsidP="003854D0">
      <w:pPr>
        <w:pStyle w:val="ListParagraph"/>
        <w:spacing w:before="60" w:after="60" w:line="240" w:lineRule="auto"/>
        <w:rPr>
          <w:rFonts w:cs="Times New Roman"/>
        </w:rPr>
      </w:pPr>
    </w:p>
    <w:p w14:paraId="576411A4" w14:textId="562DE228" w:rsidR="003854D0" w:rsidRDefault="00BF2031" w:rsidP="003854D0">
      <w:pPr>
        <w:pStyle w:val="ListParagraph"/>
        <w:spacing w:before="60" w:after="60" w:line="240" w:lineRule="auto"/>
        <w:rPr>
          <w:rFonts w:cs="Times New Roman"/>
        </w:rPr>
      </w:pPr>
      <w:r>
        <w:rPr>
          <w:noProof/>
        </w:rPr>
        <w:drawing>
          <wp:inline distT="0" distB="0" distL="0" distR="0" wp14:anchorId="3949FDC3" wp14:editId="574FD225">
            <wp:extent cx="3248025" cy="663260"/>
            <wp:effectExtent l="0" t="0" r="0" b="3810"/>
            <wp:docPr id="342343875" name="Picture 1" descr="A white sig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343875" name="Picture 1" descr="A white sign with black text&#10;&#10;Description automatically generated"/>
                    <pic:cNvPicPr/>
                  </pic:nvPicPr>
                  <pic:blipFill>
                    <a:blip r:embed="rId38"/>
                    <a:stretch>
                      <a:fillRect/>
                    </a:stretch>
                  </pic:blipFill>
                  <pic:spPr>
                    <a:xfrm>
                      <a:off x="0" y="0"/>
                      <a:ext cx="3254242" cy="664530"/>
                    </a:xfrm>
                    <a:prstGeom prst="rect">
                      <a:avLst/>
                    </a:prstGeom>
                  </pic:spPr>
                </pic:pic>
              </a:graphicData>
            </a:graphic>
          </wp:inline>
        </w:drawing>
      </w:r>
      <w:r>
        <w:rPr>
          <w:rFonts w:cs="Times New Roman"/>
        </w:rPr>
        <w:t xml:space="preserve"> </w:t>
      </w:r>
    </w:p>
    <w:p w14:paraId="422254F1" w14:textId="77777777" w:rsidR="00BF2031" w:rsidRDefault="00BF2031" w:rsidP="003854D0">
      <w:pPr>
        <w:pStyle w:val="ListParagraph"/>
        <w:spacing w:before="60" w:after="60" w:line="240" w:lineRule="auto"/>
        <w:rPr>
          <w:rFonts w:cs="Times New Roman"/>
        </w:rPr>
      </w:pPr>
    </w:p>
    <w:p w14:paraId="3E900EBB" w14:textId="2129CA88" w:rsidR="00BF2031" w:rsidRDefault="00BF2031" w:rsidP="00045D1A">
      <w:pPr>
        <w:pStyle w:val="ListParagraph"/>
        <w:spacing w:before="60" w:after="60" w:line="240" w:lineRule="auto"/>
        <w:rPr>
          <w:rFonts w:cs="Times New Roman"/>
        </w:rPr>
      </w:pPr>
      <w:r>
        <w:rPr>
          <w:rFonts w:cs="Times New Roman"/>
        </w:rPr>
        <w:t>8.2. Measure  the actual volume delivered using the graduated cylinder and enter the value</w:t>
      </w:r>
    </w:p>
    <w:p w14:paraId="663C152B" w14:textId="60328389" w:rsidR="00BF2031" w:rsidRDefault="00BF2031" w:rsidP="003854D0">
      <w:pPr>
        <w:pStyle w:val="ListParagraph"/>
        <w:spacing w:before="60" w:after="60" w:line="240" w:lineRule="auto"/>
        <w:rPr>
          <w:rFonts w:cs="Times New Roman"/>
        </w:rPr>
      </w:pPr>
      <w:r>
        <w:rPr>
          <w:noProof/>
        </w:rPr>
        <w:drawing>
          <wp:inline distT="0" distB="0" distL="0" distR="0" wp14:anchorId="0CED00DB" wp14:editId="4E596A89">
            <wp:extent cx="3124200" cy="638175"/>
            <wp:effectExtent l="0" t="0" r="0" b="9525"/>
            <wp:docPr id="1132058441" name="Picture 1"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058441" name="Picture 1" descr="A white sign with black and blue text&#10;&#10;Description automatically generated"/>
                    <pic:cNvPicPr/>
                  </pic:nvPicPr>
                  <pic:blipFill>
                    <a:blip r:embed="rId39"/>
                    <a:stretch>
                      <a:fillRect/>
                    </a:stretch>
                  </pic:blipFill>
                  <pic:spPr>
                    <a:xfrm>
                      <a:off x="0" y="0"/>
                      <a:ext cx="3124200" cy="638175"/>
                    </a:xfrm>
                    <a:prstGeom prst="rect">
                      <a:avLst/>
                    </a:prstGeom>
                  </pic:spPr>
                </pic:pic>
              </a:graphicData>
            </a:graphic>
          </wp:inline>
        </w:drawing>
      </w:r>
    </w:p>
    <w:p w14:paraId="5A3CF9A2" w14:textId="77777777" w:rsidR="00BF2031" w:rsidRDefault="00BF2031" w:rsidP="003854D0">
      <w:pPr>
        <w:pStyle w:val="ListParagraph"/>
        <w:spacing w:before="60" w:after="60" w:line="240" w:lineRule="auto"/>
        <w:rPr>
          <w:rFonts w:cs="Times New Roman"/>
        </w:rPr>
      </w:pPr>
    </w:p>
    <w:p w14:paraId="24600898" w14:textId="2C1C8320" w:rsidR="00BF2031" w:rsidRDefault="00BF2031" w:rsidP="00BF2031">
      <w:pPr>
        <w:pStyle w:val="ListParagraph"/>
        <w:spacing w:before="60" w:after="60"/>
        <w:rPr>
          <w:rFonts w:cs="Times New Roman"/>
        </w:rPr>
      </w:pPr>
      <w:r>
        <w:rPr>
          <w:rFonts w:cs="Times New Roman"/>
        </w:rPr>
        <w:t xml:space="preserve">8.3. </w:t>
      </w:r>
      <w:r w:rsidRPr="00BF2031">
        <w:rPr>
          <w:rFonts w:cs="Times New Roman"/>
        </w:rPr>
        <w:t>Repeat the procedure if desired by selecting “YES.” When you are satisfied with the calibration, select “NO.”</w:t>
      </w:r>
    </w:p>
    <w:p w14:paraId="47D18B2B" w14:textId="4E8F8437" w:rsidR="00BF2031" w:rsidRDefault="00BF2031" w:rsidP="00045D1A">
      <w:pPr>
        <w:pStyle w:val="ListParagraph"/>
        <w:spacing w:before="60" w:after="60"/>
        <w:rPr>
          <w:rFonts w:cs="Times New Roman"/>
        </w:rPr>
      </w:pPr>
      <w:r>
        <w:rPr>
          <w:noProof/>
        </w:rPr>
        <w:drawing>
          <wp:inline distT="0" distB="0" distL="0" distR="0" wp14:anchorId="72D0146F" wp14:editId="2C411A4A">
            <wp:extent cx="3133725" cy="609600"/>
            <wp:effectExtent l="0" t="0" r="9525" b="0"/>
            <wp:docPr id="394623693" name="Picture 1" descr="A white background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623693" name="Picture 1" descr="A white background with black text&#10;&#10;Description automatically generated"/>
                    <pic:cNvPicPr/>
                  </pic:nvPicPr>
                  <pic:blipFill>
                    <a:blip r:embed="rId40"/>
                    <a:stretch>
                      <a:fillRect/>
                    </a:stretch>
                  </pic:blipFill>
                  <pic:spPr>
                    <a:xfrm>
                      <a:off x="0" y="0"/>
                      <a:ext cx="3133725" cy="609600"/>
                    </a:xfrm>
                    <a:prstGeom prst="rect">
                      <a:avLst/>
                    </a:prstGeom>
                  </pic:spPr>
                </pic:pic>
              </a:graphicData>
            </a:graphic>
          </wp:inline>
        </w:drawing>
      </w:r>
    </w:p>
    <w:p w14:paraId="32B011B4" w14:textId="77777777" w:rsidR="00BF2031" w:rsidRPr="00D24364" w:rsidRDefault="00BF2031" w:rsidP="003854D0">
      <w:pPr>
        <w:pStyle w:val="ListParagraph"/>
        <w:spacing w:before="60" w:after="60" w:line="240" w:lineRule="auto"/>
        <w:rPr>
          <w:rFonts w:cs="Times New Roman"/>
        </w:rPr>
      </w:pPr>
    </w:p>
    <w:p w14:paraId="3505B47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In the next menu, select YES and input the desired start time. If the sampling needs to start immediately, select NO.  </w:t>
      </w:r>
    </w:p>
    <w:p w14:paraId="36EA1F8A" w14:textId="77777777" w:rsidR="003854D0" w:rsidRPr="00D24364" w:rsidRDefault="003854D0" w:rsidP="003854D0">
      <w:pPr>
        <w:pStyle w:val="ListParagraph"/>
        <w:spacing w:before="60" w:after="60" w:line="240" w:lineRule="auto"/>
        <w:rPr>
          <w:rFonts w:cs="Times New Roman"/>
        </w:rPr>
      </w:pPr>
    </w:p>
    <w:p w14:paraId="4EC8BBD6"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4EB8CB77" wp14:editId="22627AF6">
            <wp:extent cx="3409950" cy="742950"/>
            <wp:effectExtent l="0" t="0" r="0" b="0"/>
            <wp:docPr id="1743208864" name="Picture 1743208864" descr="A white sign with black and blu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white sign with black and blue text&#10;&#10;Description automatically generated"/>
                    <pic:cNvPicPr/>
                  </pic:nvPicPr>
                  <pic:blipFill>
                    <a:blip r:embed="rId41"/>
                    <a:stretch>
                      <a:fillRect/>
                    </a:stretch>
                  </pic:blipFill>
                  <pic:spPr>
                    <a:xfrm>
                      <a:off x="0" y="0"/>
                      <a:ext cx="3409950" cy="742950"/>
                    </a:xfrm>
                    <a:prstGeom prst="rect">
                      <a:avLst/>
                    </a:prstGeom>
                  </pic:spPr>
                </pic:pic>
              </a:graphicData>
            </a:graphic>
          </wp:inline>
        </w:drawing>
      </w:r>
    </w:p>
    <w:p w14:paraId="05DADE42" w14:textId="77777777" w:rsidR="003854D0" w:rsidRPr="00D24364" w:rsidRDefault="003854D0" w:rsidP="003854D0">
      <w:pPr>
        <w:pStyle w:val="ListParagraph"/>
        <w:spacing w:before="60" w:after="60" w:line="240" w:lineRule="auto"/>
        <w:ind w:left="2520"/>
        <w:rPr>
          <w:rFonts w:cs="Times New Roman"/>
          <w:b/>
        </w:rPr>
      </w:pPr>
    </w:p>
    <w:p w14:paraId="388D3177" w14:textId="0D8C6A40" w:rsidR="003854D0" w:rsidRPr="00D24364" w:rsidRDefault="00C323BF" w:rsidP="003854D0">
      <w:pPr>
        <w:pStyle w:val="ListParagraph"/>
        <w:numPr>
          <w:ilvl w:val="0"/>
          <w:numId w:val="21"/>
        </w:numPr>
        <w:spacing w:before="60" w:after="60" w:line="240" w:lineRule="auto"/>
        <w:rPr>
          <w:rFonts w:cs="Times New Roman"/>
        </w:rPr>
      </w:pPr>
      <w:ins w:id="693" w:author="Basso, Marta" w:date="2024-12-27T11:55:00Z" w16du:dateUtc="2024-12-27T19:55:00Z">
        <w:r w:rsidRPr="00C323BF">
          <w:rPr>
            <w:rFonts w:cs="Times New Roman"/>
            <w:b/>
            <w:bCs/>
          </w:rPr>
          <w:t xml:space="preserve">Repeat aloud all the steps taken from here to the end: </w:t>
        </w:r>
      </w:ins>
      <w:r w:rsidR="003854D0" w:rsidRPr="00D24364">
        <w:rPr>
          <w:rFonts w:cs="Times New Roman"/>
        </w:rPr>
        <w:t xml:space="preserve">Enter the time and date you wish the first samples to be collected. Note: Time is in </w:t>
      </w:r>
      <w:proofErr w:type="gramStart"/>
      <w:r w:rsidR="003854D0" w:rsidRPr="00D24364">
        <w:rPr>
          <w:rFonts w:cs="Times New Roman"/>
        </w:rPr>
        <w:t>24 hour</w:t>
      </w:r>
      <w:proofErr w:type="gramEnd"/>
      <w:r w:rsidR="003854D0" w:rsidRPr="00D24364">
        <w:rPr>
          <w:rFonts w:cs="Times New Roman"/>
        </w:rPr>
        <w:t xml:space="preserve"> clock.</w:t>
      </w:r>
    </w:p>
    <w:p w14:paraId="1BAF7182"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3713E3F8" wp14:editId="111D6834">
            <wp:extent cx="3362325" cy="742950"/>
            <wp:effectExtent l="0" t="0" r="9525" b="0"/>
            <wp:docPr id="1153283153" name="Picture 1153283153" descr="A white background with black and blu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white background with black and blue letters&#10;&#10;Description automatically generated"/>
                    <pic:cNvPicPr/>
                  </pic:nvPicPr>
                  <pic:blipFill>
                    <a:blip r:embed="rId42"/>
                    <a:stretch>
                      <a:fillRect/>
                    </a:stretch>
                  </pic:blipFill>
                  <pic:spPr>
                    <a:xfrm>
                      <a:off x="0" y="0"/>
                      <a:ext cx="3362325" cy="742950"/>
                    </a:xfrm>
                    <a:prstGeom prst="rect">
                      <a:avLst/>
                    </a:prstGeom>
                  </pic:spPr>
                </pic:pic>
              </a:graphicData>
            </a:graphic>
          </wp:inline>
        </w:drawing>
      </w:r>
    </w:p>
    <w:p w14:paraId="34A24272" w14:textId="77777777" w:rsidR="003854D0" w:rsidRPr="00D24364" w:rsidRDefault="003854D0" w:rsidP="003854D0">
      <w:pPr>
        <w:pStyle w:val="ListParagraph"/>
        <w:spacing w:before="60" w:after="60" w:line="240" w:lineRule="auto"/>
        <w:rPr>
          <w:rFonts w:cs="Times New Roman"/>
        </w:rPr>
      </w:pPr>
    </w:p>
    <w:p w14:paraId="4FDBEE6C"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After you the previous step, you should receive the message “PROGRAMMING SEQUENCE COMPLETE”, which will then return you to the standby mode.</w:t>
      </w:r>
    </w:p>
    <w:p w14:paraId="43568B5D" w14:textId="77777777" w:rsidR="003854D0" w:rsidRPr="00D24364" w:rsidRDefault="003854D0" w:rsidP="003854D0">
      <w:pPr>
        <w:pStyle w:val="ListParagraph"/>
        <w:spacing w:before="60" w:after="60" w:line="240" w:lineRule="auto"/>
        <w:rPr>
          <w:rFonts w:cs="Times New Roman"/>
        </w:rPr>
      </w:pPr>
      <w:r w:rsidRPr="00D24364">
        <w:rPr>
          <w:noProof/>
          <w:sz w:val="20"/>
          <w:szCs w:val="20"/>
        </w:rPr>
        <w:lastRenderedPageBreak/>
        <w:drawing>
          <wp:inline distT="0" distB="0" distL="0" distR="0" wp14:anchorId="303354D4" wp14:editId="3C4A1CDC">
            <wp:extent cx="3362325" cy="723900"/>
            <wp:effectExtent l="0" t="0" r="9525" b="0"/>
            <wp:docPr id="583829280" name="Picture 583829280" descr="A white sign with black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white sign with black letters&#10;&#10;Description automatically generated"/>
                    <pic:cNvPicPr/>
                  </pic:nvPicPr>
                  <pic:blipFill>
                    <a:blip r:embed="rId43"/>
                    <a:stretch>
                      <a:fillRect/>
                    </a:stretch>
                  </pic:blipFill>
                  <pic:spPr>
                    <a:xfrm>
                      <a:off x="0" y="0"/>
                      <a:ext cx="3362325" cy="723900"/>
                    </a:xfrm>
                    <a:prstGeom prst="rect">
                      <a:avLst/>
                    </a:prstGeom>
                  </pic:spPr>
                </pic:pic>
              </a:graphicData>
            </a:graphic>
          </wp:inline>
        </w:drawing>
      </w:r>
    </w:p>
    <w:p w14:paraId="6A2D385D"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02420795" wp14:editId="3A298292">
            <wp:extent cx="3333750" cy="704850"/>
            <wp:effectExtent l="0" t="0" r="0" b="0"/>
            <wp:docPr id="210494176" name="Picture 210494176" descr="A white sign with black letters and numb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A white sign with black letters and numbers&#10;&#10;Description automatically generated"/>
                    <pic:cNvPicPr/>
                  </pic:nvPicPr>
                  <pic:blipFill>
                    <a:blip r:embed="rId44"/>
                    <a:stretch>
                      <a:fillRect/>
                    </a:stretch>
                  </pic:blipFill>
                  <pic:spPr>
                    <a:xfrm>
                      <a:off x="0" y="0"/>
                      <a:ext cx="3333750" cy="704850"/>
                    </a:xfrm>
                    <a:prstGeom prst="rect">
                      <a:avLst/>
                    </a:prstGeom>
                  </pic:spPr>
                </pic:pic>
              </a:graphicData>
            </a:graphic>
          </wp:inline>
        </w:drawing>
      </w:r>
    </w:p>
    <w:p w14:paraId="63D82FDC" w14:textId="77777777" w:rsidR="003854D0" w:rsidRPr="00D24364" w:rsidRDefault="003854D0" w:rsidP="003854D0">
      <w:pPr>
        <w:pStyle w:val="ListParagraph"/>
        <w:spacing w:before="60" w:after="60" w:line="240" w:lineRule="auto"/>
        <w:rPr>
          <w:rFonts w:cs="Times New Roman"/>
        </w:rPr>
      </w:pPr>
    </w:p>
    <w:p w14:paraId="77B0F039"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 xml:space="preserve">CRITICAL STEP: To run the program, press the </w:t>
      </w:r>
      <w:r w:rsidRPr="002F528C">
        <w:rPr>
          <w:rFonts w:cs="Times New Roman"/>
          <w:b/>
          <w:bCs/>
          <w:rPrChange w:id="694" w:author="Basso, Marta" w:date="2024-11-15T09:15:00Z" w16du:dateUtc="2024-11-15T17:15:00Z">
            <w:rPr>
              <w:rFonts w:cs="Times New Roman"/>
            </w:rPr>
          </w:rPrChange>
        </w:rPr>
        <w:t>START SAMPLING key</w:t>
      </w:r>
      <w:r w:rsidRPr="00D24364">
        <w:rPr>
          <w:rFonts w:cs="Times New Roman"/>
        </w:rPr>
        <w:t>, which will then ask you which bottle to begin sampling. Input BOTTLE 1 and the run sequence will start.</w:t>
      </w:r>
    </w:p>
    <w:p w14:paraId="59FCAAB9" w14:textId="77777777" w:rsidR="003854D0" w:rsidRPr="00D24364" w:rsidRDefault="003854D0" w:rsidP="003854D0">
      <w:pPr>
        <w:pStyle w:val="ListParagraph"/>
        <w:spacing w:before="60" w:after="60" w:line="240" w:lineRule="auto"/>
        <w:rPr>
          <w:rFonts w:cs="Times New Roman"/>
        </w:rPr>
      </w:pPr>
      <w:r w:rsidRPr="00D24364">
        <w:rPr>
          <w:noProof/>
          <w:sz w:val="20"/>
          <w:szCs w:val="20"/>
        </w:rPr>
        <w:drawing>
          <wp:inline distT="0" distB="0" distL="0" distR="0" wp14:anchorId="6582F1A8" wp14:editId="6B7DA9F9">
            <wp:extent cx="3352800" cy="714375"/>
            <wp:effectExtent l="0" t="0" r="0" b="9525"/>
            <wp:docPr id="1082813922" name="Picture 1082813922" descr="A white sign with black and orange lette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white sign with black and orange letters&#10;&#10;Description automatically generated"/>
                    <pic:cNvPicPr/>
                  </pic:nvPicPr>
                  <pic:blipFill>
                    <a:blip r:embed="rId45"/>
                    <a:stretch>
                      <a:fillRect/>
                    </a:stretch>
                  </pic:blipFill>
                  <pic:spPr>
                    <a:xfrm>
                      <a:off x="0" y="0"/>
                      <a:ext cx="3352800" cy="714375"/>
                    </a:xfrm>
                    <a:prstGeom prst="rect">
                      <a:avLst/>
                    </a:prstGeom>
                  </pic:spPr>
                </pic:pic>
              </a:graphicData>
            </a:graphic>
          </wp:inline>
        </w:drawing>
      </w:r>
    </w:p>
    <w:p w14:paraId="4D2E6A53" w14:textId="77777777" w:rsidR="003854D0" w:rsidRPr="00D24364" w:rsidRDefault="003854D0" w:rsidP="003854D0">
      <w:pPr>
        <w:pStyle w:val="ListParagraph"/>
        <w:spacing w:before="60" w:after="60" w:line="240" w:lineRule="auto"/>
        <w:rPr>
          <w:rFonts w:cs="Times New Roman"/>
        </w:rPr>
      </w:pPr>
    </w:p>
    <w:p w14:paraId="08B1DA4E" w14:textId="77777777" w:rsidR="003854D0" w:rsidRPr="00D24364" w:rsidRDefault="003854D0" w:rsidP="003854D0">
      <w:pPr>
        <w:pStyle w:val="ListParagraph"/>
        <w:numPr>
          <w:ilvl w:val="0"/>
          <w:numId w:val="21"/>
        </w:numPr>
        <w:spacing w:before="60" w:after="60" w:line="240" w:lineRule="auto"/>
        <w:rPr>
          <w:rFonts w:cs="Times New Roman"/>
        </w:rPr>
      </w:pPr>
      <w:r w:rsidRPr="00D24364">
        <w:rPr>
          <w:rFonts w:cs="Times New Roman"/>
        </w:rPr>
        <w:t>The display should then look something like this. The first line of this display indicates the start time. The second line reports the current time and date.</w:t>
      </w:r>
    </w:p>
    <w:p w14:paraId="2A10A83F" w14:textId="77777777" w:rsidR="003854D0" w:rsidRDefault="003854D0" w:rsidP="003854D0">
      <w:pPr>
        <w:pStyle w:val="ListParagraph"/>
        <w:spacing w:before="60" w:after="60" w:line="240" w:lineRule="auto"/>
        <w:rPr>
          <w:ins w:id="695" w:author="Basso, Marta" w:date="2024-11-15T09:16:00Z" w16du:dateUtc="2024-11-15T17:16:00Z"/>
          <w:rFonts w:cs="Times New Roman"/>
        </w:rPr>
      </w:pPr>
      <w:r w:rsidRPr="00D24364">
        <w:rPr>
          <w:noProof/>
          <w:sz w:val="20"/>
          <w:szCs w:val="20"/>
        </w:rPr>
        <w:drawing>
          <wp:inline distT="0" distB="0" distL="0" distR="0" wp14:anchorId="4EEE9D88" wp14:editId="331E4FC9">
            <wp:extent cx="3438525" cy="723900"/>
            <wp:effectExtent l="0" t="0" r="9525" b="0"/>
            <wp:docPr id="324533266" name="Picture 324533266" descr="A screen shot of a numb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screen shot of a number&#10;&#10;Description automatically generated"/>
                    <pic:cNvPicPr/>
                  </pic:nvPicPr>
                  <pic:blipFill>
                    <a:blip r:embed="rId46"/>
                    <a:stretch>
                      <a:fillRect/>
                    </a:stretch>
                  </pic:blipFill>
                  <pic:spPr>
                    <a:xfrm>
                      <a:off x="0" y="0"/>
                      <a:ext cx="3438525" cy="723900"/>
                    </a:xfrm>
                    <a:prstGeom prst="rect">
                      <a:avLst/>
                    </a:prstGeom>
                  </pic:spPr>
                </pic:pic>
              </a:graphicData>
            </a:graphic>
          </wp:inline>
        </w:drawing>
      </w:r>
    </w:p>
    <w:p w14:paraId="1A79D88A" w14:textId="77777777" w:rsidR="002F528C" w:rsidRDefault="002F528C" w:rsidP="003854D0">
      <w:pPr>
        <w:pStyle w:val="ListParagraph"/>
        <w:spacing w:before="60" w:after="60" w:line="240" w:lineRule="auto"/>
        <w:rPr>
          <w:ins w:id="696" w:author="Basso, Marta" w:date="2024-11-15T09:16:00Z" w16du:dateUtc="2024-11-15T17:16:00Z"/>
          <w:rFonts w:cs="Times New Roman"/>
        </w:rPr>
      </w:pPr>
    </w:p>
    <w:p w14:paraId="1F68CF2F" w14:textId="6392E8E6" w:rsidR="008740BC" w:rsidRPr="00C323BF" w:rsidRDefault="002F528C" w:rsidP="00C323BF">
      <w:pPr>
        <w:pStyle w:val="ListParagraph"/>
        <w:numPr>
          <w:ilvl w:val="0"/>
          <w:numId w:val="21"/>
        </w:numPr>
        <w:spacing w:before="60" w:after="60" w:line="240" w:lineRule="auto"/>
        <w:rPr>
          <w:ins w:id="697" w:author="Bogaart, Manon" w:date="2024-12-17T16:12:00Z" w16du:dateUtc="2024-12-18T00:12:00Z"/>
          <w:rFonts w:cs="Times New Roman"/>
          <w:rPrChange w:id="698" w:author="Basso, Marta" w:date="2024-12-27T11:55:00Z" w16du:dateUtc="2024-12-27T19:55:00Z">
            <w:rPr>
              <w:ins w:id="699" w:author="Bogaart, Manon" w:date="2024-12-17T16:12:00Z" w16du:dateUtc="2024-12-18T00:12:00Z"/>
              <w:rFonts w:cs="Times New Roman"/>
              <w:b/>
              <w:bCs/>
            </w:rPr>
          </w:rPrChange>
        </w:rPr>
      </w:pPr>
      <w:ins w:id="700" w:author="Basso, Marta" w:date="2024-11-15T09:16:00Z" w16du:dateUtc="2024-11-15T17:16:00Z">
        <w:r>
          <w:rPr>
            <w:rFonts w:cs="Times New Roman"/>
            <w:b/>
            <w:bCs/>
          </w:rPr>
          <w:t xml:space="preserve">Take a picture of the display with </w:t>
        </w:r>
        <w:del w:id="701" w:author="Cole, Ryan P" w:date="2025-01-07T09:52:00Z" w16du:dateUtc="2025-01-07T17:52:00Z">
          <w:r w:rsidDel="001D216E">
            <w:rPr>
              <w:rFonts w:cs="Times New Roman"/>
              <w:b/>
              <w:bCs/>
            </w:rPr>
            <w:delText>your phone</w:delText>
          </w:r>
        </w:del>
      </w:ins>
      <w:ins w:id="702" w:author="Cole, Ryan P" w:date="2025-01-07T09:52:00Z" w16du:dateUtc="2025-01-07T17:52:00Z">
        <w:r w:rsidR="001D216E">
          <w:rPr>
            <w:rFonts w:cs="Times New Roman"/>
            <w:b/>
            <w:bCs/>
          </w:rPr>
          <w:t>the tablet</w:t>
        </w:r>
      </w:ins>
      <w:ins w:id="703" w:author="Basso, Marta" w:date="2024-12-27T11:54:00Z" w16du:dateUtc="2024-12-27T19:54:00Z">
        <w:r w:rsidR="008740BC">
          <w:rPr>
            <w:rFonts w:cs="Times New Roman"/>
            <w:b/>
            <w:bCs/>
          </w:rPr>
          <w:t>.</w:t>
        </w:r>
      </w:ins>
    </w:p>
    <w:p w14:paraId="212721E5" w14:textId="2B122E4C" w:rsidR="009E650E" w:rsidDel="004F1CB8" w:rsidRDefault="009E650E" w:rsidP="009E650E">
      <w:pPr>
        <w:spacing w:before="60" w:after="60" w:line="240" w:lineRule="auto"/>
        <w:rPr>
          <w:ins w:id="704" w:author="Bogaart, Manon" w:date="2024-12-17T16:12:00Z" w16du:dateUtc="2024-12-18T00:12:00Z"/>
          <w:del w:id="705" w:author="Basso, Marta" w:date="2025-01-02T10:39:00Z" w16du:dateUtc="2025-01-02T18:39:00Z"/>
          <w:rFonts w:cs="Times New Roman"/>
        </w:rPr>
      </w:pPr>
    </w:p>
    <w:p w14:paraId="1A87DF30" w14:textId="42381440" w:rsidR="009E650E" w:rsidRPr="009E650E" w:rsidDel="004F1CB8" w:rsidRDefault="009E650E">
      <w:pPr>
        <w:pStyle w:val="ListParagraph"/>
        <w:numPr>
          <w:ilvl w:val="0"/>
          <w:numId w:val="21"/>
        </w:numPr>
        <w:spacing w:before="60" w:after="60" w:line="240" w:lineRule="auto"/>
        <w:rPr>
          <w:del w:id="706" w:author="Basso, Marta" w:date="2025-01-02T10:39:00Z" w16du:dateUtc="2025-01-02T18:39:00Z"/>
          <w:rFonts w:cs="Times New Roman"/>
        </w:rPr>
        <w:pPrChange w:id="707" w:author="Bogaart, Manon" w:date="2024-12-17T16:12:00Z" w16du:dateUtc="2024-12-18T00:12:00Z">
          <w:pPr>
            <w:pStyle w:val="ListParagraph"/>
            <w:spacing w:before="60" w:after="60" w:line="240" w:lineRule="auto"/>
          </w:pPr>
        </w:pPrChange>
      </w:pPr>
      <w:commentRangeStart w:id="708"/>
      <w:ins w:id="709" w:author="Bogaart, Manon" w:date="2024-12-17T16:12:00Z" w16du:dateUtc="2024-12-18T00:12:00Z">
        <w:del w:id="710" w:author="Basso, Marta" w:date="2025-01-02T10:39:00Z" w16du:dateUtc="2025-01-02T18:39:00Z">
          <w:r w:rsidDel="004F1CB8">
            <w:rPr>
              <w:rFonts w:cs="Times New Roman"/>
            </w:rPr>
            <w:delText>Empty the</w:delText>
          </w:r>
        </w:del>
        <w:del w:id="711" w:author="Basso, Marta" w:date="2025-01-02T10:38:00Z" w16du:dateUtc="2025-01-02T18:38:00Z">
          <w:r w:rsidDel="004F1CB8">
            <w:rPr>
              <w:rFonts w:cs="Times New Roman"/>
            </w:rPr>
            <w:delText xml:space="preserve"> water </w:delText>
          </w:r>
        </w:del>
        <w:del w:id="712" w:author="Basso, Marta" w:date="2025-01-02T10:39:00Z" w16du:dateUtc="2025-01-02T18:39:00Z">
          <w:r w:rsidDel="004F1CB8">
            <w:rPr>
              <w:rFonts w:cs="Times New Roman"/>
            </w:rPr>
            <w:delText>that is p</w:delText>
          </w:r>
        </w:del>
      </w:ins>
      <w:ins w:id="713" w:author="Bogaart, Manon" w:date="2024-12-17T16:13:00Z" w16du:dateUtc="2024-12-18T00:13:00Z">
        <w:del w:id="714" w:author="Basso, Marta" w:date="2025-01-02T10:39:00Z" w16du:dateUtc="2025-01-02T18:39:00Z">
          <w:r w:rsidDel="004F1CB8">
            <w:rPr>
              <w:rFonts w:cs="Times New Roman"/>
            </w:rPr>
            <w:delText>ossibly present in the</w:delText>
          </w:r>
        </w:del>
      </w:ins>
      <w:ins w:id="715" w:author="Bogaart, Manon" w:date="2024-12-17T16:12:00Z" w16du:dateUtc="2024-12-18T00:12:00Z">
        <w:del w:id="716" w:author="Basso, Marta" w:date="2025-01-02T10:39:00Z" w16du:dateUtc="2025-01-02T18:39:00Z">
          <w:r w:rsidDel="004F1CB8">
            <w:rPr>
              <w:rFonts w:cs="Times New Roman"/>
            </w:rPr>
            <w:delText xml:space="preserve"> plastic container </w:delText>
          </w:r>
        </w:del>
      </w:ins>
      <w:ins w:id="717" w:author="Bogaart, Manon" w:date="2024-12-17T16:13:00Z" w16du:dateUtc="2024-12-18T00:13:00Z">
        <w:del w:id="718" w:author="Basso, Marta" w:date="2025-01-02T10:39:00Z" w16du:dateUtc="2025-01-02T18:39:00Z">
          <w:r w:rsidDel="004F1CB8">
            <w:rPr>
              <w:rFonts w:cs="Times New Roman"/>
            </w:rPr>
            <w:delText>of</w:delText>
          </w:r>
        </w:del>
      </w:ins>
      <w:ins w:id="719" w:author="Bogaart, Manon" w:date="2024-12-17T16:12:00Z" w16du:dateUtc="2024-12-18T00:12:00Z">
        <w:del w:id="720" w:author="Basso, Marta" w:date="2025-01-02T10:39:00Z" w16du:dateUtc="2025-01-02T18:39:00Z">
          <w:r w:rsidDel="004F1CB8">
            <w:rPr>
              <w:rFonts w:cs="Times New Roman"/>
            </w:rPr>
            <w:delText xml:space="preserve"> the battery</w:delText>
          </w:r>
        </w:del>
      </w:ins>
      <w:ins w:id="721" w:author="Bogaart, Manon" w:date="2024-12-17T16:13:00Z" w16du:dateUtc="2024-12-18T00:13:00Z">
        <w:del w:id="722" w:author="Basso, Marta" w:date="2025-01-02T10:39:00Z" w16du:dateUtc="2025-01-02T18:39:00Z">
          <w:r w:rsidDel="004F1CB8">
            <w:rPr>
              <w:rFonts w:cs="Times New Roman"/>
            </w:rPr>
            <w:delText>.</w:delText>
          </w:r>
          <w:commentRangeEnd w:id="708"/>
          <w:r w:rsidDel="004F1CB8">
            <w:rPr>
              <w:rStyle w:val="CommentReference"/>
            </w:rPr>
            <w:commentReference w:id="708"/>
          </w:r>
        </w:del>
      </w:ins>
    </w:p>
    <w:p w14:paraId="1F063FA2" w14:textId="77777777" w:rsidR="003854D0" w:rsidRPr="00045D1A" w:rsidDel="00DA7A15" w:rsidRDefault="003854D0" w:rsidP="00045D1A">
      <w:pPr>
        <w:rPr>
          <w:del w:id="723" w:author="Basso, Marta" w:date="2025-01-02T10:47:00Z" w16du:dateUtc="2025-01-02T18:47:00Z"/>
          <w:rFonts w:cs="Times New Roman"/>
          <w:sz w:val="24"/>
          <w:szCs w:val="24"/>
        </w:rPr>
      </w:pPr>
    </w:p>
    <w:p w14:paraId="085931B2" w14:textId="77777777" w:rsidR="00B92A73" w:rsidRPr="00045D1A" w:rsidRDefault="00B92A73" w:rsidP="00045D1A">
      <w:pPr>
        <w:rPr>
          <w:rFonts w:ascii="Times New Roman" w:hAnsi="Times New Roman" w:cs="Times New Roman"/>
          <w:sz w:val="24"/>
          <w:szCs w:val="24"/>
        </w:rPr>
      </w:pPr>
    </w:p>
    <w:p w14:paraId="37705162" w14:textId="77777777" w:rsidR="00D1652B" w:rsidRDefault="00D1652B" w:rsidP="00D1652B">
      <w:pPr>
        <w:pStyle w:val="Heading3"/>
        <w:rPr>
          <w:ins w:id="724" w:author="Basso, Marta" w:date="2025-01-09T09:42:00Z" w16du:dateUtc="2025-01-09T17:42:00Z"/>
          <w:sz w:val="32"/>
          <w:szCs w:val="32"/>
        </w:rPr>
      </w:pPr>
      <w:bookmarkStart w:id="725" w:name="_Toc180737242"/>
      <w:commentRangeStart w:id="726"/>
      <w:r w:rsidRPr="00045D1A">
        <w:rPr>
          <w:sz w:val="32"/>
          <w:szCs w:val="32"/>
        </w:rPr>
        <w:t>Sondes</w:t>
      </w:r>
      <w:bookmarkEnd w:id="725"/>
      <w:commentRangeEnd w:id="726"/>
      <w:r w:rsidR="00457400">
        <w:rPr>
          <w:rStyle w:val="CommentReference"/>
          <w:rFonts w:eastAsiaTheme="minorHAnsi" w:cstheme="minorBidi"/>
          <w:color w:val="auto"/>
        </w:rPr>
        <w:commentReference w:id="726"/>
      </w:r>
    </w:p>
    <w:p w14:paraId="52BEF358" w14:textId="77777777" w:rsidR="00A77B2B" w:rsidRDefault="00A77B2B" w:rsidP="00A77B2B">
      <w:pPr>
        <w:rPr>
          <w:ins w:id="727" w:author="Basso, Marta" w:date="2025-01-09T09:42:00Z" w16du:dateUtc="2025-01-09T17:42:00Z"/>
        </w:rPr>
      </w:pPr>
    </w:p>
    <w:tbl>
      <w:tblPr>
        <w:tblStyle w:val="TableGrid"/>
        <w:tblW w:w="0" w:type="auto"/>
        <w:tblLook w:val="04A0" w:firstRow="1" w:lastRow="0" w:firstColumn="1" w:lastColumn="0" w:noHBand="0" w:noVBand="1"/>
      </w:tblPr>
      <w:tblGrid>
        <w:gridCol w:w="4675"/>
        <w:gridCol w:w="4675"/>
      </w:tblGrid>
      <w:tr w:rsidR="00A77B2B" w14:paraId="6CA8312D" w14:textId="77777777" w:rsidTr="00A77B2B">
        <w:trPr>
          <w:ins w:id="728" w:author="Basso, Marta" w:date="2025-01-09T09:43:00Z"/>
        </w:trPr>
        <w:tc>
          <w:tcPr>
            <w:tcW w:w="4675" w:type="dxa"/>
          </w:tcPr>
          <w:p w14:paraId="5799A4DE" w14:textId="77777777" w:rsidR="00A77B2B" w:rsidRDefault="00A77B2B" w:rsidP="00A77B2B">
            <w:pPr>
              <w:rPr>
                <w:ins w:id="729" w:author="Basso, Marta" w:date="2025-01-09T09:43:00Z" w16du:dateUtc="2025-01-09T17:43:00Z"/>
                <w:b/>
                <w:bCs/>
              </w:rPr>
            </w:pPr>
            <w:ins w:id="730" w:author="Basso, Marta" w:date="2025-01-09T09:43:00Z" w16du:dateUtc="2025-01-09T17:43:00Z">
              <w:r>
                <w:rPr>
                  <w:b/>
                  <w:bCs/>
                </w:rPr>
                <w:t>Check list:</w:t>
              </w:r>
            </w:ins>
          </w:p>
          <w:p w14:paraId="3C56AE71" w14:textId="77777777" w:rsidR="00A77B2B" w:rsidRDefault="00A77B2B" w:rsidP="00A77B2B">
            <w:pPr>
              <w:pStyle w:val="ListParagraph"/>
              <w:numPr>
                <w:ilvl w:val="0"/>
                <w:numId w:val="8"/>
              </w:numPr>
              <w:rPr>
                <w:ins w:id="731" w:author="Basso, Marta" w:date="2025-01-09T09:43:00Z" w16du:dateUtc="2025-01-09T17:43:00Z"/>
              </w:rPr>
            </w:pPr>
            <w:ins w:id="732" w:author="Basso, Marta" w:date="2025-01-09T09:43:00Z" w16du:dateUtc="2025-01-09T17:43:00Z">
              <w:r>
                <w:t>Sonde handheld</w:t>
              </w:r>
            </w:ins>
          </w:p>
          <w:p w14:paraId="646EFE10" w14:textId="77777777" w:rsidR="00A77B2B" w:rsidRDefault="00A77B2B" w:rsidP="00A77B2B">
            <w:pPr>
              <w:pStyle w:val="ListParagraph"/>
              <w:numPr>
                <w:ilvl w:val="0"/>
                <w:numId w:val="8"/>
              </w:numPr>
              <w:rPr>
                <w:ins w:id="733" w:author="Basso, Marta" w:date="2025-01-09T09:43:00Z" w16du:dateUtc="2025-01-09T17:43:00Z"/>
              </w:rPr>
            </w:pPr>
            <w:ins w:id="734" w:author="Basso, Marta" w:date="2025-01-09T09:43:00Z" w16du:dateUtc="2025-01-09T17:43:00Z">
              <w:r>
                <w:t>Sonde field cable</w:t>
              </w:r>
            </w:ins>
          </w:p>
          <w:p w14:paraId="1115A3ED" w14:textId="77777777" w:rsidR="00A77B2B" w:rsidRDefault="00A77B2B" w:rsidP="00A77B2B">
            <w:pPr>
              <w:pStyle w:val="ListParagraph"/>
              <w:numPr>
                <w:ilvl w:val="0"/>
                <w:numId w:val="8"/>
              </w:numPr>
              <w:rPr>
                <w:ins w:id="735" w:author="Basso, Marta" w:date="2025-01-09T09:43:00Z" w16du:dateUtc="2025-01-09T17:43:00Z"/>
              </w:rPr>
            </w:pPr>
            <w:ins w:id="736" w:author="Basso, Marta" w:date="2025-01-09T09:43:00Z" w16du:dateUtc="2025-01-09T17:43:00Z">
              <w:r>
                <w:t xml:space="preserve">Sonde(s) with calibrated sensors </w:t>
              </w:r>
            </w:ins>
          </w:p>
          <w:p w14:paraId="063E7519" w14:textId="77777777" w:rsidR="00A77B2B" w:rsidRDefault="00A77B2B" w:rsidP="00A77B2B">
            <w:pPr>
              <w:pStyle w:val="ListParagraph"/>
              <w:numPr>
                <w:ilvl w:val="0"/>
                <w:numId w:val="8"/>
              </w:numPr>
              <w:rPr>
                <w:ins w:id="737" w:author="Basso, Marta" w:date="2025-01-09T09:43:00Z" w16du:dateUtc="2025-01-09T17:43:00Z"/>
              </w:rPr>
            </w:pPr>
            <w:ins w:id="738" w:author="Basso, Marta" w:date="2025-01-09T09:43:00Z" w16du:dateUtc="2025-01-09T17:43:00Z">
              <w:r>
                <w:t>D batteries (x4 for each sonde + extras)</w:t>
              </w:r>
            </w:ins>
          </w:p>
          <w:p w14:paraId="251EE3D3" w14:textId="77777777" w:rsidR="00A77B2B" w:rsidRDefault="00A77B2B" w:rsidP="00A77B2B">
            <w:pPr>
              <w:pStyle w:val="ListParagraph"/>
              <w:numPr>
                <w:ilvl w:val="0"/>
                <w:numId w:val="8"/>
              </w:numPr>
              <w:rPr>
                <w:ins w:id="739" w:author="Basso, Marta" w:date="2025-01-09T09:43:00Z" w16du:dateUtc="2025-01-09T17:43:00Z"/>
              </w:rPr>
            </w:pPr>
            <w:ins w:id="740" w:author="Basso, Marta" w:date="2025-01-09T09:43:00Z" w16du:dateUtc="2025-01-09T17:43:00Z">
              <w:r>
                <w:t xml:space="preserve">Sonde case </w:t>
              </w:r>
            </w:ins>
          </w:p>
          <w:p w14:paraId="50FA5939" w14:textId="3D82406A" w:rsidR="00A77B2B" w:rsidRPr="00A77B2B" w:rsidRDefault="00A77B2B">
            <w:pPr>
              <w:pStyle w:val="ListParagraph"/>
              <w:numPr>
                <w:ilvl w:val="0"/>
                <w:numId w:val="8"/>
              </w:numPr>
              <w:rPr>
                <w:ins w:id="741" w:author="Basso, Marta" w:date="2025-01-09T09:43:00Z" w16du:dateUtc="2025-01-09T17:43:00Z"/>
              </w:rPr>
              <w:pPrChange w:id="742" w:author="Basso, Marta" w:date="2025-01-09T09:44:00Z" w16du:dateUtc="2025-01-09T17:44:00Z">
                <w:pPr/>
              </w:pPrChange>
            </w:pPr>
            <w:ins w:id="743" w:author="Basso, Marta" w:date="2025-01-09T09:43:00Z" w16du:dateUtc="2025-01-09T17:43:00Z">
              <w:r>
                <w:t>Sonde battery wrench</w:t>
              </w:r>
              <w:r w:rsidRPr="00210ED4">
                <w:t xml:space="preserve"> </w:t>
              </w:r>
            </w:ins>
          </w:p>
        </w:tc>
        <w:tc>
          <w:tcPr>
            <w:tcW w:w="4675" w:type="dxa"/>
          </w:tcPr>
          <w:p w14:paraId="5742BE8A" w14:textId="77777777" w:rsidR="00A77B2B" w:rsidRPr="007546A8" w:rsidRDefault="00A77B2B" w:rsidP="00A77B2B">
            <w:pPr>
              <w:rPr>
                <w:ins w:id="744" w:author="Basso, Marta" w:date="2025-01-09T09:43:00Z" w16du:dateUtc="2025-01-09T17:43:00Z"/>
                <w:b/>
                <w:bCs/>
              </w:rPr>
            </w:pPr>
            <w:ins w:id="745" w:author="Basso, Marta" w:date="2025-01-09T09:43:00Z" w16du:dateUtc="2025-01-09T17:43:00Z">
              <w:r w:rsidRPr="007546A8">
                <w:rPr>
                  <w:b/>
                  <w:bCs/>
                </w:rPr>
                <w:t>Hardware:</w:t>
              </w:r>
            </w:ins>
          </w:p>
          <w:p w14:paraId="3694A979" w14:textId="77777777" w:rsidR="00A77B2B" w:rsidRDefault="00A77B2B" w:rsidP="00A77B2B">
            <w:pPr>
              <w:pStyle w:val="ListParagraph"/>
              <w:numPr>
                <w:ilvl w:val="0"/>
                <w:numId w:val="3"/>
              </w:numPr>
              <w:rPr>
                <w:ins w:id="746" w:author="Basso, Marta" w:date="2025-01-09T09:43:00Z" w16du:dateUtc="2025-01-09T17:43:00Z"/>
              </w:rPr>
            </w:pPr>
            <w:ins w:id="747" w:author="Basso, Marta" w:date="2025-01-09T09:43:00Z" w16du:dateUtc="2025-01-09T17:43:00Z">
              <w:r>
                <w:t>1/4" coated cable</w:t>
              </w:r>
            </w:ins>
          </w:p>
          <w:p w14:paraId="00364BAC" w14:textId="77777777" w:rsidR="00A77B2B" w:rsidRDefault="00A77B2B" w:rsidP="00A77B2B">
            <w:pPr>
              <w:pStyle w:val="ListParagraph"/>
              <w:numPr>
                <w:ilvl w:val="0"/>
                <w:numId w:val="3"/>
              </w:numPr>
              <w:rPr>
                <w:ins w:id="748" w:author="Basso, Marta" w:date="2025-01-09T09:43:00Z" w16du:dateUtc="2025-01-09T17:43:00Z"/>
              </w:rPr>
            </w:pPr>
            <w:ins w:id="749" w:author="Basso, Marta" w:date="2025-01-09T09:43:00Z" w16du:dateUtc="2025-01-09T17:43:00Z">
              <w:r>
                <w:t>3/16” coated cable</w:t>
              </w:r>
            </w:ins>
          </w:p>
          <w:p w14:paraId="3E01A840" w14:textId="77777777" w:rsidR="00A77B2B" w:rsidRDefault="00A77B2B" w:rsidP="00A77B2B">
            <w:pPr>
              <w:pStyle w:val="ListParagraph"/>
              <w:numPr>
                <w:ilvl w:val="0"/>
                <w:numId w:val="3"/>
              </w:numPr>
              <w:rPr>
                <w:ins w:id="750" w:author="Basso, Marta" w:date="2025-01-09T09:43:00Z" w16du:dateUtc="2025-01-09T17:43:00Z"/>
              </w:rPr>
            </w:pPr>
            <w:ins w:id="751" w:author="Basso, Marta" w:date="2025-01-09T09:43:00Z" w16du:dateUtc="2025-01-09T17:43:00Z">
              <w:r>
                <w:t xml:space="preserve">Small and large cable </w:t>
              </w:r>
              <w:proofErr w:type="spellStart"/>
              <w:r>
                <w:t>u-bolts</w:t>
              </w:r>
              <w:proofErr w:type="spellEnd"/>
            </w:ins>
          </w:p>
          <w:p w14:paraId="60A083E1" w14:textId="77777777" w:rsidR="00A77B2B" w:rsidRDefault="00A77B2B" w:rsidP="00A77B2B">
            <w:pPr>
              <w:pStyle w:val="ListParagraph"/>
              <w:numPr>
                <w:ilvl w:val="0"/>
                <w:numId w:val="3"/>
              </w:numPr>
              <w:rPr>
                <w:ins w:id="752" w:author="Basso, Marta" w:date="2025-01-09T09:43:00Z" w16du:dateUtc="2025-01-09T17:43:00Z"/>
              </w:rPr>
            </w:pPr>
            <w:ins w:id="753" w:author="Basso, Marta" w:date="2025-01-09T09:43:00Z" w16du:dateUtc="2025-01-09T17:43:00Z">
              <w:r>
                <w:t>3/16” ferrules</w:t>
              </w:r>
            </w:ins>
          </w:p>
          <w:p w14:paraId="08F034CB" w14:textId="77777777" w:rsidR="00A77B2B" w:rsidRDefault="00A77B2B" w:rsidP="00A77B2B">
            <w:pPr>
              <w:pStyle w:val="ListParagraph"/>
              <w:numPr>
                <w:ilvl w:val="0"/>
                <w:numId w:val="3"/>
              </w:numPr>
              <w:rPr>
                <w:ins w:id="754" w:author="Basso, Marta" w:date="2025-01-09T09:43:00Z" w16du:dateUtc="2025-01-09T17:43:00Z"/>
              </w:rPr>
            </w:pPr>
            <w:ins w:id="755" w:author="Basso, Marta" w:date="2025-01-09T09:43:00Z" w16du:dateUtc="2025-01-09T17:43:00Z">
              <w:r>
                <w:t xml:space="preserve">Hose clamps </w:t>
              </w:r>
            </w:ins>
          </w:p>
          <w:p w14:paraId="2F3DB07B" w14:textId="5798E524" w:rsidR="00A77B2B" w:rsidRDefault="00A77B2B">
            <w:pPr>
              <w:pStyle w:val="ListParagraph"/>
              <w:numPr>
                <w:ilvl w:val="0"/>
                <w:numId w:val="3"/>
              </w:numPr>
              <w:rPr>
                <w:ins w:id="756" w:author="Basso, Marta" w:date="2025-01-09T09:43:00Z" w16du:dateUtc="2025-01-09T17:43:00Z"/>
              </w:rPr>
              <w:pPrChange w:id="757" w:author="Basso, Marta" w:date="2025-01-09T09:44:00Z" w16du:dateUtc="2025-01-09T17:44:00Z">
                <w:pPr/>
              </w:pPrChange>
            </w:pPr>
            <w:ins w:id="758" w:author="Basso, Marta" w:date="2025-01-09T09:43:00Z" w16du:dateUtc="2025-01-09T17:43:00Z">
              <w:r>
                <w:t>Carabiners (1x sonde)</w:t>
              </w:r>
            </w:ins>
          </w:p>
        </w:tc>
      </w:tr>
    </w:tbl>
    <w:p w14:paraId="445E5AA1" w14:textId="77777777" w:rsidR="00A77B2B" w:rsidRPr="00A77B2B" w:rsidDel="00A77B2B" w:rsidRDefault="00A77B2B">
      <w:pPr>
        <w:rPr>
          <w:del w:id="759" w:author="Basso, Marta" w:date="2025-01-09T09:43:00Z" w16du:dateUtc="2025-01-09T17:43:00Z"/>
          <w:rPrChange w:id="760" w:author="Basso, Marta" w:date="2025-01-09T09:42:00Z" w16du:dateUtc="2025-01-09T17:42:00Z">
            <w:rPr>
              <w:del w:id="761" w:author="Basso, Marta" w:date="2025-01-09T09:43:00Z" w16du:dateUtc="2025-01-09T17:43:00Z"/>
              <w:sz w:val="32"/>
              <w:szCs w:val="32"/>
            </w:rPr>
          </w:rPrChange>
        </w:rPr>
        <w:pPrChange w:id="762" w:author="Basso, Marta" w:date="2025-01-09T09:42:00Z" w16du:dateUtc="2025-01-09T17:42:00Z">
          <w:pPr>
            <w:pStyle w:val="Heading3"/>
          </w:pPr>
        </w:pPrChange>
      </w:pPr>
    </w:p>
    <w:p w14:paraId="79C45B9A" w14:textId="12FF0EC0" w:rsidR="009760D9" w:rsidRDefault="009760D9" w:rsidP="009760D9">
      <w:bookmarkStart w:id="763" w:name="_Hlk179201511"/>
    </w:p>
    <w:p w14:paraId="3FC404CC" w14:textId="15D6D9AD" w:rsidR="009760D9" w:rsidRDefault="009760D9">
      <w:pPr>
        <w:pStyle w:val="ListParagraph"/>
        <w:numPr>
          <w:ilvl w:val="0"/>
          <w:numId w:val="33"/>
        </w:numPr>
        <w:jc w:val="both"/>
      </w:pPr>
      <w:r>
        <w:t xml:space="preserve">Cut a length of cable which will be used to pull the sonde out of the pipe. Create a loop at one end of the cable and secure using </w:t>
      </w:r>
      <w:proofErr w:type="spellStart"/>
      <w:r>
        <w:t>u-bolts</w:t>
      </w:r>
      <w:proofErr w:type="spellEnd"/>
      <w:r>
        <w:t xml:space="preserve"> (x2). Using a carabiner, secure the sonde bail (the black loop on the top) to loop in the cable. </w:t>
      </w:r>
    </w:p>
    <w:p w14:paraId="488E82A6" w14:textId="77777777" w:rsidR="00082A2C" w:rsidRDefault="00082A2C" w:rsidP="00045D1A">
      <w:pPr>
        <w:pStyle w:val="ListParagraph"/>
        <w:spacing w:after="0" w:line="276" w:lineRule="auto"/>
        <w:ind w:left="360"/>
        <w:jc w:val="both"/>
        <w:rPr>
          <w:rFonts w:eastAsia="Arial" w:cs="Arial"/>
          <w:color w:val="000000" w:themeColor="text1"/>
        </w:rPr>
      </w:pPr>
    </w:p>
    <w:p w14:paraId="498F8983" w14:textId="593104B5" w:rsidR="009760D9" w:rsidRDefault="009760D9">
      <w:pPr>
        <w:pStyle w:val="ListParagraph"/>
        <w:numPr>
          <w:ilvl w:val="0"/>
          <w:numId w:val="33"/>
        </w:numPr>
        <w:spacing w:after="0" w:line="276" w:lineRule="auto"/>
        <w:jc w:val="both"/>
        <w:rPr>
          <w:rFonts w:eastAsia="Arial" w:cs="Arial"/>
          <w:color w:val="000000" w:themeColor="text1"/>
        </w:rPr>
      </w:pPr>
      <w:r>
        <w:rPr>
          <w:rFonts w:eastAsia="Arial" w:cs="Arial"/>
          <w:color w:val="000000" w:themeColor="text1"/>
        </w:rPr>
        <w:t xml:space="preserve">Then </w:t>
      </w:r>
      <w:r w:rsidRPr="00F264B9">
        <w:rPr>
          <w:rFonts w:eastAsia="Arial" w:cs="Arial"/>
          <w:color w:val="000000" w:themeColor="text1"/>
        </w:rPr>
        <w:t xml:space="preserve">secure the opposite end of the cable to the cable hole at the top of the housing using </w:t>
      </w:r>
      <w:proofErr w:type="spellStart"/>
      <w:r w:rsidRPr="00F264B9">
        <w:rPr>
          <w:rFonts w:eastAsia="Arial" w:cs="Arial"/>
          <w:color w:val="000000" w:themeColor="text1"/>
        </w:rPr>
        <w:t>u-bolts</w:t>
      </w:r>
      <w:proofErr w:type="spellEnd"/>
      <w:r w:rsidRPr="00F264B9">
        <w:rPr>
          <w:rFonts w:eastAsia="Arial" w:cs="Arial"/>
          <w:color w:val="000000" w:themeColor="text1"/>
        </w:rPr>
        <w:t>.</w:t>
      </w:r>
    </w:p>
    <w:p w14:paraId="34AF5080" w14:textId="77777777" w:rsidR="00082A2C" w:rsidRPr="00045D1A" w:rsidRDefault="00082A2C" w:rsidP="00045D1A">
      <w:pPr>
        <w:pStyle w:val="ListParagraph"/>
        <w:rPr>
          <w:rFonts w:eastAsia="Arial" w:cs="Arial"/>
          <w:color w:val="000000" w:themeColor="text1"/>
        </w:rPr>
      </w:pPr>
    </w:p>
    <w:p w14:paraId="3E7FD6E5" w14:textId="77777777" w:rsidR="00D1652B" w:rsidRDefault="00D1652B" w:rsidP="009760D9">
      <w:pPr>
        <w:pStyle w:val="ListParagraph"/>
        <w:numPr>
          <w:ilvl w:val="0"/>
          <w:numId w:val="33"/>
        </w:numPr>
        <w:rPr>
          <w:ins w:id="764" w:author="Basso, Marta" w:date="2024-12-27T12:06:00Z" w16du:dateUtc="2024-12-27T20:06:00Z"/>
        </w:rPr>
      </w:pPr>
      <w:bookmarkStart w:id="765" w:name="_Hlk179202107"/>
      <w:bookmarkEnd w:id="763"/>
      <w:commentRangeStart w:id="766"/>
      <w:r w:rsidRPr="00F264B9">
        <w:lastRenderedPageBreak/>
        <w:t>Launch/program the sonde using the YSI handheld controller for 15-minute intervals (for more instructions on programming the sonde, see further documentation on Sonde-program-SOP.docx)</w:t>
      </w:r>
      <w:commentRangeEnd w:id="766"/>
      <w:r w:rsidR="002544C8">
        <w:rPr>
          <w:rStyle w:val="CommentReference"/>
        </w:rPr>
        <w:commentReference w:id="766"/>
      </w:r>
    </w:p>
    <w:p w14:paraId="0CC70A75" w14:textId="77777777" w:rsidR="002544C8" w:rsidRDefault="002544C8">
      <w:pPr>
        <w:pStyle w:val="ListParagraph"/>
        <w:rPr>
          <w:ins w:id="767" w:author="Basso, Marta" w:date="2024-12-27T12:06:00Z" w16du:dateUtc="2024-12-27T20:06:00Z"/>
        </w:rPr>
        <w:pPrChange w:id="768" w:author="Basso, Marta" w:date="2024-12-27T12:06:00Z" w16du:dateUtc="2024-12-27T20:06:00Z">
          <w:pPr>
            <w:pStyle w:val="ListParagraph"/>
            <w:numPr>
              <w:numId w:val="33"/>
            </w:numPr>
            <w:ind w:left="360" w:hanging="360"/>
          </w:pPr>
        </w:pPrChange>
      </w:pPr>
    </w:p>
    <w:p w14:paraId="3C470CE9" w14:textId="6524D432" w:rsidR="002544C8" w:rsidRDefault="002544C8" w:rsidP="009760D9">
      <w:pPr>
        <w:pStyle w:val="ListParagraph"/>
        <w:numPr>
          <w:ilvl w:val="0"/>
          <w:numId w:val="33"/>
        </w:numPr>
      </w:pPr>
      <w:ins w:id="769" w:author="Basso, Marta" w:date="2024-12-27T12:06:00Z" w16du:dateUtc="2024-12-27T20:06:00Z">
        <w:r>
          <w:t>Make sure the red light on the sonde is pulsing</w:t>
        </w:r>
      </w:ins>
      <w:ins w:id="770" w:author="Cole, Ryan P" w:date="2025-01-07T09:55:00Z" w16du:dateUtc="2025-01-07T17:55:00Z">
        <w:r w:rsidR="00457400">
          <w:t xml:space="preserve"> once every </w:t>
        </w:r>
      </w:ins>
      <w:ins w:id="771" w:author="Cole, Ryan P" w:date="2025-01-07T09:56:00Z" w16du:dateUtc="2025-01-07T17:56:00Z">
        <w:r w:rsidR="00457400">
          <w:t>10 seconds</w:t>
        </w:r>
      </w:ins>
      <w:ins w:id="772" w:author="Basso, Marta" w:date="2024-12-27T12:06:00Z" w16du:dateUtc="2024-12-27T20:06:00Z">
        <w:r>
          <w:t>, that means the sonde is launched and ready to work!</w:t>
        </w:r>
      </w:ins>
    </w:p>
    <w:p w14:paraId="30F8E00B" w14:textId="77777777" w:rsidR="00082A2C" w:rsidRDefault="00082A2C" w:rsidP="00045D1A">
      <w:pPr>
        <w:pStyle w:val="ListParagraph"/>
        <w:ind w:left="360"/>
      </w:pPr>
    </w:p>
    <w:p w14:paraId="4963F5D8" w14:textId="22415495" w:rsidR="00D1652B" w:rsidRPr="00045D1A" w:rsidRDefault="00D1652B" w:rsidP="00045D1A">
      <w:pPr>
        <w:pStyle w:val="ListParagraph"/>
        <w:numPr>
          <w:ilvl w:val="0"/>
          <w:numId w:val="33"/>
        </w:numPr>
        <w:rPr>
          <w:rFonts w:eastAsia="Arial" w:cs="Arial"/>
          <w:color w:val="000000" w:themeColor="text1"/>
        </w:rPr>
      </w:pPr>
      <w:r w:rsidRPr="00045D1A">
        <w:rPr>
          <w:rFonts w:eastAsia="Arial" w:cs="Arial"/>
          <w:color w:val="000000" w:themeColor="text1"/>
        </w:rPr>
        <w:t xml:space="preserve">Once the </w:t>
      </w:r>
      <w:del w:id="773" w:author="Cole, Ryan P" w:date="2025-01-07T09:56:00Z" w16du:dateUtc="2025-01-07T17:56:00Z">
        <w:r w:rsidRPr="00045D1A" w:rsidDel="00457400">
          <w:rPr>
            <w:rFonts w:eastAsia="Arial" w:cs="Arial"/>
            <w:color w:val="000000" w:themeColor="text1"/>
          </w:rPr>
          <w:delText xml:space="preserve">cable </w:delText>
        </w:r>
      </w:del>
      <w:ins w:id="774" w:author="Cole, Ryan P" w:date="2025-01-07T09:56:00Z" w16du:dateUtc="2025-01-07T17:56:00Z">
        <w:r w:rsidR="00457400">
          <w:rPr>
            <w:rFonts w:eastAsia="Arial" w:cs="Arial"/>
            <w:color w:val="000000" w:themeColor="text1"/>
          </w:rPr>
          <w:t>wire rope</w:t>
        </w:r>
        <w:r w:rsidR="00457400" w:rsidRPr="00045D1A">
          <w:rPr>
            <w:rFonts w:eastAsia="Arial" w:cs="Arial"/>
            <w:color w:val="000000" w:themeColor="text1"/>
          </w:rPr>
          <w:t xml:space="preserve"> </w:t>
        </w:r>
      </w:ins>
      <w:r w:rsidRPr="00045D1A">
        <w:rPr>
          <w:rFonts w:eastAsia="Arial" w:cs="Arial"/>
          <w:color w:val="000000" w:themeColor="text1"/>
        </w:rPr>
        <w:t>is secured to the sonde</w:t>
      </w:r>
      <w:ins w:id="775" w:author="Cole, Ryan P" w:date="2025-01-07T09:56:00Z" w16du:dateUtc="2025-01-07T17:56:00Z">
        <w:r w:rsidR="00457400">
          <w:rPr>
            <w:rFonts w:eastAsia="Arial" w:cs="Arial"/>
            <w:color w:val="000000" w:themeColor="text1"/>
          </w:rPr>
          <w:t xml:space="preserve"> bail with a carabiner</w:t>
        </w:r>
      </w:ins>
      <w:del w:id="776" w:author="Cole, Ryan P" w:date="2025-01-07T09:56:00Z" w16du:dateUtc="2025-01-07T17:56:00Z">
        <w:r w:rsidRPr="00045D1A" w:rsidDel="00457400">
          <w:rPr>
            <w:rFonts w:eastAsia="Arial" w:cs="Arial"/>
            <w:color w:val="000000" w:themeColor="text1"/>
          </w:rPr>
          <w:delText xml:space="preserve"> and to its housing</w:delText>
        </w:r>
      </w:del>
      <w:r w:rsidRPr="00045D1A">
        <w:rPr>
          <w:rFonts w:eastAsia="Arial" w:cs="Arial"/>
          <w:color w:val="000000" w:themeColor="text1"/>
        </w:rPr>
        <w:t xml:space="preserve">, slide the sonde down the pipe so that it reaches the bottom and is submerged. </w:t>
      </w:r>
    </w:p>
    <w:p w14:paraId="1ADB3377" w14:textId="02CA572B" w:rsidR="00D1652B" w:rsidRPr="00457400" w:rsidRDefault="00D1652B" w:rsidP="00457400">
      <w:pPr>
        <w:pStyle w:val="ListParagraph"/>
        <w:numPr>
          <w:ilvl w:val="1"/>
          <w:numId w:val="33"/>
        </w:numPr>
        <w:spacing w:after="0" w:line="276" w:lineRule="auto"/>
        <w:rPr>
          <w:rFonts w:eastAsia="Arial" w:cs="Arial"/>
          <w:color w:val="000000" w:themeColor="text1"/>
          <w:rPrChange w:id="777" w:author="Cole, Ryan P" w:date="2025-01-07T09:56:00Z" w16du:dateUtc="2025-01-07T17:56:00Z">
            <w:rPr/>
          </w:rPrChange>
        </w:rPr>
      </w:pPr>
      <w:r w:rsidRPr="00F264B9">
        <w:rPr>
          <w:rFonts w:eastAsia="Arial" w:cs="Arial"/>
          <w:color w:val="000000" w:themeColor="text1"/>
        </w:rPr>
        <w:t xml:space="preserve">Note: You may have to push the </w:t>
      </w:r>
      <w:del w:id="778" w:author="Cole, Ryan P" w:date="2025-01-07T09:56:00Z" w16du:dateUtc="2025-01-07T17:56:00Z">
        <w:r w:rsidRPr="00F264B9" w:rsidDel="00457400">
          <w:rPr>
            <w:rFonts w:eastAsia="Arial" w:cs="Arial"/>
            <w:color w:val="000000" w:themeColor="text1"/>
          </w:rPr>
          <w:delText xml:space="preserve">cable </w:delText>
        </w:r>
      </w:del>
      <w:ins w:id="779" w:author="Cole, Ryan P" w:date="2025-01-07T09:56:00Z" w16du:dateUtc="2025-01-07T17:56:00Z">
        <w:r w:rsidR="00457400">
          <w:rPr>
            <w:rFonts w:eastAsia="Arial" w:cs="Arial"/>
            <w:color w:val="000000" w:themeColor="text1"/>
          </w:rPr>
          <w:t>wire rope</w:t>
        </w:r>
        <w:r w:rsidR="00457400" w:rsidRPr="00F264B9">
          <w:rPr>
            <w:rFonts w:eastAsia="Arial" w:cs="Arial"/>
            <w:color w:val="000000" w:themeColor="text1"/>
          </w:rPr>
          <w:t xml:space="preserve"> </w:t>
        </w:r>
      </w:ins>
      <w:r w:rsidRPr="00F264B9">
        <w:rPr>
          <w:rFonts w:eastAsia="Arial" w:cs="Arial"/>
          <w:color w:val="000000" w:themeColor="text1"/>
        </w:rPr>
        <w:t xml:space="preserve">a bit, shimmy the sonde, or pull </w:t>
      </w:r>
      <w:ins w:id="780" w:author="Bogaart, Manon" w:date="2024-12-17T16:16:00Z" w16du:dateUtc="2024-12-18T00:16:00Z">
        <w:r w:rsidR="0056429F">
          <w:rPr>
            <w:rFonts w:eastAsia="Arial" w:cs="Arial"/>
            <w:color w:val="000000" w:themeColor="text1"/>
          </w:rPr>
          <w:t xml:space="preserve">it </w:t>
        </w:r>
      </w:ins>
      <w:r w:rsidRPr="00F264B9">
        <w:rPr>
          <w:rFonts w:eastAsia="Arial" w:cs="Arial"/>
          <w:color w:val="000000" w:themeColor="text1"/>
        </w:rPr>
        <w:t>back out and retry with more momentum if it gets stuck.</w:t>
      </w:r>
      <w:ins w:id="781" w:author="Cole, Ryan P" w:date="2025-01-07T09:56:00Z" w16du:dateUtc="2025-01-07T17:56:00Z">
        <w:r w:rsidR="00457400">
          <w:rPr>
            <w:rFonts w:eastAsia="Arial" w:cs="Arial"/>
            <w:color w:val="000000" w:themeColor="text1"/>
          </w:rPr>
          <w:t xml:space="preserve"> If it’s really </w:t>
        </w:r>
        <w:proofErr w:type="gramStart"/>
        <w:r w:rsidR="00457400">
          <w:rPr>
            <w:rFonts w:eastAsia="Arial" w:cs="Arial"/>
            <w:color w:val="000000" w:themeColor="text1"/>
          </w:rPr>
          <w:t>stuck</w:t>
        </w:r>
        <w:proofErr w:type="gramEnd"/>
        <w:r w:rsidR="00457400">
          <w:rPr>
            <w:rFonts w:eastAsia="Arial" w:cs="Arial"/>
            <w:color w:val="000000" w:themeColor="text1"/>
          </w:rPr>
          <w:t xml:space="preserve"> you can use the </w:t>
        </w:r>
        <w:proofErr w:type="spellStart"/>
        <w:r w:rsidR="00457400">
          <w:rPr>
            <w:rFonts w:eastAsia="Arial" w:cs="Arial"/>
            <w:color w:val="000000" w:themeColor="text1"/>
          </w:rPr>
          <w:t>extendo</w:t>
        </w:r>
      </w:ins>
      <w:proofErr w:type="spellEnd"/>
      <w:ins w:id="782" w:author="Cole, Ryan P" w:date="2025-01-07T09:57:00Z" w16du:dateUtc="2025-01-07T17:57:00Z">
        <w:r w:rsidR="00457400">
          <w:rPr>
            <w:rFonts w:eastAsia="Arial" w:cs="Arial"/>
            <w:color w:val="000000" w:themeColor="text1"/>
          </w:rPr>
          <w:t xml:space="preserve"> sampler to push it down the tube.</w:t>
        </w:r>
      </w:ins>
      <w:r w:rsidRPr="00457400">
        <w:rPr>
          <w:rFonts w:eastAsia="Arial" w:cs="Arial"/>
          <w:color w:val="000000" w:themeColor="text1"/>
          <w:rPrChange w:id="783" w:author="Cole, Ryan P" w:date="2025-01-07T09:56:00Z" w16du:dateUtc="2025-01-07T17:56:00Z">
            <w:rPr/>
          </w:rPrChange>
        </w:rPr>
        <w:t xml:space="preserve"> </w:t>
      </w:r>
    </w:p>
    <w:p w14:paraId="6DB853CB" w14:textId="77777777" w:rsidR="00082A2C" w:rsidRPr="00F264B9" w:rsidRDefault="00082A2C" w:rsidP="00045D1A">
      <w:pPr>
        <w:pStyle w:val="ListParagraph"/>
        <w:spacing w:after="0" w:line="276" w:lineRule="auto"/>
        <w:ind w:left="1440"/>
        <w:rPr>
          <w:rFonts w:eastAsia="Arial" w:cs="Arial"/>
          <w:color w:val="000000" w:themeColor="text1"/>
        </w:rPr>
      </w:pPr>
    </w:p>
    <w:p w14:paraId="66522775" w14:textId="77777777" w:rsidR="00D1652B" w:rsidRPr="00F264B9" w:rsidRDefault="00D1652B" w:rsidP="00045D1A">
      <w:pPr>
        <w:pStyle w:val="ListParagraph"/>
        <w:numPr>
          <w:ilvl w:val="0"/>
          <w:numId w:val="33"/>
        </w:numPr>
        <w:spacing w:after="0" w:line="276" w:lineRule="auto"/>
        <w:rPr>
          <w:rFonts w:eastAsia="Arial" w:cs="Arial"/>
          <w:color w:val="000000" w:themeColor="text1"/>
        </w:rPr>
      </w:pPr>
      <w:commentRangeStart w:id="784"/>
      <w:r w:rsidRPr="00F264B9">
        <w:rPr>
          <w:rFonts w:eastAsia="Arial" w:cs="Arial"/>
          <w:color w:val="000000" w:themeColor="text1"/>
        </w:rPr>
        <w:t>Use the long-shackled padlock or bike lock to lock up the end of the tube for theft prevention.</w:t>
      </w:r>
      <w:commentRangeEnd w:id="784"/>
      <w:r w:rsidR="00457400">
        <w:rPr>
          <w:rStyle w:val="CommentReference"/>
        </w:rPr>
        <w:commentReference w:id="784"/>
      </w:r>
    </w:p>
    <w:bookmarkEnd w:id="765"/>
    <w:p w14:paraId="5B7618E8" w14:textId="77777777" w:rsidR="009760D9" w:rsidRDefault="009760D9" w:rsidP="00D1652B">
      <w:pPr>
        <w:rPr>
          <w:i/>
          <w:iCs/>
          <w:highlight w:val="yellow"/>
        </w:rPr>
      </w:pPr>
    </w:p>
    <w:p w14:paraId="75BB428F" w14:textId="03011458" w:rsidR="00D1652B" w:rsidRPr="00F264B9" w:rsidRDefault="00D1652B" w:rsidP="00D1652B">
      <w:pPr>
        <w:rPr>
          <w:i/>
          <w:iCs/>
        </w:rPr>
      </w:pPr>
      <w:r w:rsidRPr="00F264B9">
        <w:rPr>
          <w:i/>
          <w:iCs/>
          <w:highlight w:val="yellow"/>
        </w:rPr>
        <w:t>Before you go, make sure the sonde is launched, locked, and loaded (with the proper programming)!</w:t>
      </w:r>
    </w:p>
    <w:p w14:paraId="2BF5642F" w14:textId="77777777" w:rsidR="00D1652B" w:rsidRDefault="00D1652B" w:rsidP="00D1652B"/>
    <w:p w14:paraId="0EEBB26C" w14:textId="77777777" w:rsidR="00FE0D56" w:rsidRDefault="00FE0D56" w:rsidP="00FE0D56">
      <w:pPr>
        <w:pStyle w:val="Heading3"/>
        <w:rPr>
          <w:sz w:val="32"/>
          <w:szCs w:val="32"/>
        </w:rPr>
      </w:pPr>
      <w:bookmarkStart w:id="785" w:name="_Toc180737243"/>
      <w:r w:rsidRPr="00045D1A">
        <w:rPr>
          <w:sz w:val="32"/>
          <w:szCs w:val="32"/>
        </w:rPr>
        <w:t>Pressure transducer</w:t>
      </w:r>
      <w:bookmarkEnd w:id="785"/>
    </w:p>
    <w:p w14:paraId="5129D40A" w14:textId="77777777" w:rsidR="006C4733" w:rsidRPr="00045D1A" w:rsidRDefault="006C4733" w:rsidP="00045D1A"/>
    <w:p w14:paraId="6561217B" w14:textId="1A585ADA" w:rsidR="006C4733" w:rsidRDefault="006C4733" w:rsidP="006C4733">
      <w:pPr>
        <w:pStyle w:val="ListParagraph"/>
        <w:numPr>
          <w:ilvl w:val="0"/>
          <w:numId w:val="43"/>
        </w:numPr>
        <w:jc w:val="both"/>
      </w:pPr>
      <w:r>
        <w:t xml:space="preserve">Cut a length of cable which will be used to pull the transducer out of the pipe. Create a loop at one end of the cable and secure using </w:t>
      </w:r>
      <w:proofErr w:type="spellStart"/>
      <w:r>
        <w:t>u-bolts</w:t>
      </w:r>
      <w:proofErr w:type="spellEnd"/>
      <w:r>
        <w:t xml:space="preserve"> (x2). Using a carabiner, secure the sonde bail (the black loop on the top) to loop in the cable. </w:t>
      </w:r>
    </w:p>
    <w:p w14:paraId="5A4E6837" w14:textId="77777777" w:rsidR="006C4733" w:rsidRDefault="006C4733" w:rsidP="006C4733">
      <w:pPr>
        <w:pStyle w:val="ListParagraph"/>
        <w:spacing w:after="0" w:line="276" w:lineRule="auto"/>
        <w:ind w:left="360"/>
        <w:jc w:val="both"/>
        <w:rPr>
          <w:rFonts w:eastAsia="Arial" w:cs="Arial"/>
          <w:color w:val="000000" w:themeColor="text1"/>
        </w:rPr>
      </w:pPr>
    </w:p>
    <w:p w14:paraId="19DEF791" w14:textId="7A178994" w:rsidR="006C4733" w:rsidRPr="00A77B2B" w:rsidDel="00A77B2B" w:rsidRDefault="006C4733" w:rsidP="00A77B2B">
      <w:pPr>
        <w:pStyle w:val="ListParagraph"/>
        <w:numPr>
          <w:ilvl w:val="0"/>
          <w:numId w:val="43"/>
        </w:numPr>
        <w:spacing w:after="0" w:line="276" w:lineRule="auto"/>
        <w:jc w:val="both"/>
        <w:rPr>
          <w:del w:id="786" w:author="Basso, Marta" w:date="2025-01-09T09:46:00Z" w16du:dateUtc="2025-01-09T17:46:00Z"/>
          <w:rPrChange w:id="787" w:author="Basso, Marta" w:date="2025-01-09T09:46:00Z" w16du:dateUtc="2025-01-09T17:46:00Z">
            <w:rPr>
              <w:del w:id="788" w:author="Basso, Marta" w:date="2025-01-09T09:46:00Z" w16du:dateUtc="2025-01-09T17:46:00Z"/>
              <w:rFonts w:eastAsia="Arial" w:cs="Arial"/>
              <w:color w:val="000000" w:themeColor="text1"/>
            </w:rPr>
          </w:rPrChange>
        </w:rPr>
      </w:pPr>
      <w:r w:rsidRPr="006C4733">
        <w:rPr>
          <w:rFonts w:eastAsia="Arial" w:cs="Arial"/>
          <w:color w:val="000000" w:themeColor="text1"/>
        </w:rPr>
        <w:t xml:space="preserve">Then secure the opposite end of the cable to the cable hole at the top of the housing using </w:t>
      </w:r>
      <w:proofErr w:type="spellStart"/>
      <w:r w:rsidRPr="006C4733">
        <w:rPr>
          <w:rFonts w:eastAsia="Arial" w:cs="Arial"/>
          <w:color w:val="000000" w:themeColor="text1"/>
        </w:rPr>
        <w:t>u-bolts</w:t>
      </w:r>
      <w:proofErr w:type="spellEnd"/>
      <w:r w:rsidRPr="006C4733">
        <w:rPr>
          <w:rFonts w:eastAsia="Arial" w:cs="Arial"/>
          <w:color w:val="000000" w:themeColor="text1"/>
        </w:rPr>
        <w:t>.</w:t>
      </w:r>
    </w:p>
    <w:p w14:paraId="781F5093" w14:textId="77777777" w:rsidR="00A77B2B" w:rsidRPr="00451FC6" w:rsidRDefault="00A77B2B" w:rsidP="00A37685">
      <w:pPr>
        <w:pStyle w:val="ListParagraph"/>
        <w:numPr>
          <w:ilvl w:val="0"/>
          <w:numId w:val="43"/>
        </w:numPr>
        <w:spacing w:after="0" w:line="276" w:lineRule="auto"/>
        <w:jc w:val="both"/>
        <w:rPr>
          <w:ins w:id="789" w:author="Basso, Marta" w:date="2025-01-09T09:46:00Z" w16du:dateUtc="2025-01-09T17:46:00Z"/>
          <w:rPrChange w:id="790" w:author="Bogaart, Manon" w:date="2024-12-17T15:54:00Z" w16du:dateUtc="2024-12-17T23:54:00Z">
            <w:rPr>
              <w:ins w:id="791" w:author="Basso, Marta" w:date="2025-01-09T09:46:00Z" w16du:dateUtc="2025-01-09T17:46:00Z"/>
              <w:rFonts w:eastAsia="Arial" w:cs="Arial"/>
              <w:color w:val="000000" w:themeColor="text1"/>
            </w:rPr>
          </w:rPrChange>
        </w:rPr>
      </w:pPr>
    </w:p>
    <w:p w14:paraId="3289C0D6" w14:textId="77777777" w:rsidR="00451FC6" w:rsidDel="00A77B2B" w:rsidRDefault="00451FC6">
      <w:pPr>
        <w:pStyle w:val="ListParagraph"/>
        <w:spacing w:after="0" w:line="276" w:lineRule="auto"/>
        <w:jc w:val="both"/>
        <w:rPr>
          <w:ins w:id="792" w:author="Bogaart, Manon" w:date="2024-12-17T15:54:00Z" w16du:dateUtc="2024-12-17T23:54:00Z"/>
          <w:del w:id="793" w:author="Basso, Marta" w:date="2025-01-09T09:46:00Z" w16du:dateUtc="2025-01-09T17:46:00Z"/>
        </w:rPr>
        <w:pPrChange w:id="794" w:author="Basso, Marta" w:date="2025-01-09T09:46:00Z" w16du:dateUtc="2025-01-09T17:46:00Z">
          <w:pPr>
            <w:pStyle w:val="ListParagraph"/>
            <w:numPr>
              <w:numId w:val="43"/>
            </w:numPr>
            <w:spacing w:after="0" w:line="276" w:lineRule="auto"/>
            <w:ind w:hanging="360"/>
            <w:jc w:val="both"/>
          </w:pPr>
        </w:pPrChange>
      </w:pPr>
    </w:p>
    <w:p w14:paraId="10B60926" w14:textId="07480D90" w:rsidR="00451FC6" w:rsidDel="00DA7A15" w:rsidRDefault="00451FC6">
      <w:pPr>
        <w:pStyle w:val="ListParagraph"/>
        <w:rPr>
          <w:ins w:id="795" w:author="Bogaart, Manon" w:date="2024-12-17T16:17:00Z" w16du:dateUtc="2024-12-18T00:17:00Z"/>
          <w:del w:id="796" w:author="Basso, Marta" w:date="2025-01-02T10:47:00Z" w16du:dateUtc="2025-01-02T18:47:00Z"/>
        </w:rPr>
        <w:pPrChange w:id="797" w:author="Basso, Marta" w:date="2025-01-09T09:46:00Z" w16du:dateUtc="2025-01-09T17:46:00Z">
          <w:pPr>
            <w:pStyle w:val="ListParagraph"/>
            <w:numPr>
              <w:numId w:val="43"/>
            </w:numPr>
            <w:spacing w:after="0" w:line="276" w:lineRule="auto"/>
            <w:ind w:hanging="360"/>
            <w:jc w:val="both"/>
          </w:pPr>
        </w:pPrChange>
      </w:pPr>
      <w:commentRangeStart w:id="798"/>
      <w:commentRangeStart w:id="799"/>
      <w:ins w:id="800" w:author="Bogaart, Manon" w:date="2024-12-17T15:54:00Z" w16du:dateUtc="2024-12-17T23:54:00Z">
        <w:del w:id="801" w:author="Basso, Marta" w:date="2025-01-02T10:47:00Z" w16du:dateUtc="2025-01-02T18:47:00Z">
          <w:r w:rsidDel="00DA7A15">
            <w:delText xml:space="preserve">Launch the </w:delText>
          </w:r>
        </w:del>
      </w:ins>
      <w:ins w:id="802" w:author="Bogaart, Manon" w:date="2024-12-17T15:55:00Z" w16du:dateUtc="2024-12-17T23:55:00Z">
        <w:del w:id="803" w:author="Basso, Marta" w:date="2025-01-02T10:47:00Z" w16du:dateUtc="2025-01-02T18:47:00Z">
          <w:r w:rsidDel="00DA7A15">
            <w:delText xml:space="preserve">Solinst pressure transducer via </w:delText>
          </w:r>
        </w:del>
      </w:ins>
      <w:ins w:id="804" w:author="Bogaart, Manon" w:date="2024-12-17T15:56:00Z" w16du:dateUtc="2024-12-17T23:56:00Z">
        <w:del w:id="805" w:author="Basso, Marta" w:date="2025-01-02T10:47:00Z" w16du:dateUtc="2025-01-02T18:47:00Z">
          <w:r w:rsidDel="00DA7A15">
            <w:delText>the Levellogger</w:delText>
          </w:r>
        </w:del>
      </w:ins>
      <w:ins w:id="806" w:author="Bogaart, Manon" w:date="2024-12-17T15:55:00Z" w16du:dateUtc="2024-12-17T23:55:00Z">
        <w:del w:id="807" w:author="Basso, Marta" w:date="2025-01-02T10:47:00Z" w16du:dateUtc="2025-01-02T18:47:00Z">
          <w:r w:rsidDel="00DA7A15">
            <w:delText xml:space="preserve"> software on the laptop. Make sure this is done close to the level measurement location! </w:delText>
          </w:r>
        </w:del>
      </w:ins>
      <w:commentRangeEnd w:id="798"/>
      <w:ins w:id="808" w:author="Bogaart, Manon" w:date="2024-12-17T15:56:00Z" w16du:dateUtc="2024-12-17T23:56:00Z">
        <w:del w:id="809" w:author="Basso, Marta" w:date="2025-01-02T10:47:00Z" w16du:dateUtc="2025-01-02T18:47:00Z">
          <w:r w:rsidDel="00DA7A15">
            <w:rPr>
              <w:rStyle w:val="CommentReference"/>
            </w:rPr>
            <w:commentReference w:id="798"/>
          </w:r>
        </w:del>
      </w:ins>
      <w:commentRangeEnd w:id="799"/>
      <w:r w:rsidR="005266CD">
        <w:rPr>
          <w:rStyle w:val="CommentReference"/>
        </w:rPr>
        <w:commentReference w:id="799"/>
      </w:r>
      <w:ins w:id="810" w:author="Bogaart, Manon" w:date="2024-12-17T16:18:00Z" w16du:dateUtc="2024-12-18T00:18:00Z">
        <w:del w:id="811" w:author="Basso, Marta" w:date="2025-01-02T10:47:00Z" w16du:dateUtc="2025-01-02T18:47:00Z">
          <w:r w:rsidR="0056429F" w:rsidDel="00DA7A15">
            <w:delText>In the software the following this should be filled in:</w:delText>
          </w:r>
        </w:del>
      </w:ins>
    </w:p>
    <w:p w14:paraId="4630AD6A" w14:textId="723D05F5" w:rsidR="0056429F" w:rsidDel="00DA7A15" w:rsidRDefault="0056429F">
      <w:pPr>
        <w:pStyle w:val="ListParagraph"/>
        <w:rPr>
          <w:ins w:id="812" w:author="Bogaart, Manon" w:date="2024-12-17T16:17:00Z" w16du:dateUtc="2024-12-18T00:17:00Z"/>
          <w:del w:id="813" w:author="Basso, Marta" w:date="2025-01-02T10:47:00Z" w16du:dateUtc="2025-01-02T18:47:00Z"/>
        </w:rPr>
        <w:pPrChange w:id="814" w:author="Basso, Marta" w:date="2025-01-09T09:46:00Z" w16du:dateUtc="2025-01-09T17:46:00Z">
          <w:pPr>
            <w:pStyle w:val="ListParagraph"/>
            <w:numPr>
              <w:numId w:val="43"/>
            </w:numPr>
            <w:spacing w:after="0" w:line="276" w:lineRule="auto"/>
            <w:ind w:hanging="360"/>
            <w:jc w:val="both"/>
          </w:pPr>
        </w:pPrChange>
      </w:pPr>
    </w:p>
    <w:p w14:paraId="79DFC986" w14:textId="52FFD801" w:rsidR="0056429F" w:rsidDel="00DA7A15" w:rsidRDefault="0056429F">
      <w:pPr>
        <w:pStyle w:val="ListParagraph"/>
        <w:rPr>
          <w:ins w:id="815" w:author="Bogaart, Manon" w:date="2024-12-17T16:22:00Z" w16du:dateUtc="2024-12-18T00:22:00Z"/>
          <w:del w:id="816" w:author="Basso, Marta" w:date="2025-01-02T10:47:00Z" w16du:dateUtc="2025-01-02T18:47:00Z"/>
        </w:rPr>
        <w:pPrChange w:id="817" w:author="Basso, Marta" w:date="2025-01-09T09:46:00Z" w16du:dateUtc="2025-01-09T17:46:00Z">
          <w:pPr>
            <w:pStyle w:val="ListParagraph"/>
            <w:numPr>
              <w:ilvl w:val="1"/>
              <w:numId w:val="43"/>
            </w:numPr>
            <w:spacing w:after="0" w:line="276" w:lineRule="auto"/>
            <w:ind w:left="1440" w:hanging="360"/>
            <w:jc w:val="both"/>
          </w:pPr>
        </w:pPrChange>
      </w:pPr>
      <w:ins w:id="818" w:author="Bogaart, Manon" w:date="2024-12-17T16:18:00Z" w16du:dateUtc="2024-12-18T00:18:00Z">
        <w:del w:id="819" w:author="Basso, Marta" w:date="2025-01-02T10:47:00Z" w16du:dateUtc="2025-01-02T18:47:00Z">
          <w:r w:rsidDel="00DA7A15">
            <w:delText>The name of the stream</w:delText>
          </w:r>
        </w:del>
      </w:ins>
    </w:p>
    <w:p w14:paraId="61501861" w14:textId="3C0E8D68" w:rsidR="0056429F" w:rsidDel="00DA7A15" w:rsidRDefault="0056429F">
      <w:pPr>
        <w:pStyle w:val="ListParagraph"/>
        <w:rPr>
          <w:ins w:id="820" w:author="Bogaart, Manon" w:date="2024-12-17T16:22:00Z" w16du:dateUtc="2024-12-18T00:22:00Z"/>
          <w:del w:id="821" w:author="Basso, Marta" w:date="2025-01-02T10:47:00Z" w16du:dateUtc="2025-01-02T18:47:00Z"/>
        </w:rPr>
        <w:pPrChange w:id="822" w:author="Basso, Marta" w:date="2025-01-09T09:46:00Z" w16du:dateUtc="2025-01-09T17:46:00Z">
          <w:pPr>
            <w:spacing w:after="0" w:line="276" w:lineRule="auto"/>
            <w:jc w:val="both"/>
          </w:pPr>
        </w:pPrChange>
      </w:pPr>
    </w:p>
    <w:p w14:paraId="4EEE7E47" w14:textId="7896DDFF" w:rsidR="0056429F" w:rsidDel="00DA7A15" w:rsidRDefault="0056429F">
      <w:pPr>
        <w:pStyle w:val="ListParagraph"/>
        <w:rPr>
          <w:ins w:id="823" w:author="Bogaart, Manon" w:date="2024-12-17T16:18:00Z" w16du:dateUtc="2024-12-18T00:18:00Z"/>
          <w:del w:id="824" w:author="Basso, Marta" w:date="2025-01-02T10:47:00Z" w16du:dateUtc="2025-01-02T18:47:00Z"/>
        </w:rPr>
        <w:pPrChange w:id="825" w:author="Basso, Marta" w:date="2025-01-09T09:46:00Z" w16du:dateUtc="2025-01-09T17:46:00Z">
          <w:pPr>
            <w:pStyle w:val="ListParagraph"/>
            <w:numPr>
              <w:ilvl w:val="1"/>
              <w:numId w:val="43"/>
            </w:numPr>
            <w:spacing w:after="0" w:line="276" w:lineRule="auto"/>
            <w:ind w:left="1440" w:hanging="360"/>
            <w:jc w:val="both"/>
          </w:pPr>
        </w:pPrChange>
      </w:pPr>
      <w:ins w:id="826" w:author="Bogaart, Manon" w:date="2024-12-17T16:22:00Z" w16du:dateUtc="2024-12-18T00:22:00Z">
        <w:del w:id="827" w:author="Basso, Marta" w:date="2025-01-02T10:47:00Z" w16du:dateUtc="2025-01-02T18:47:00Z">
          <w:r w:rsidDel="00DA7A15">
            <w:delText xml:space="preserve">The unit is </w:delText>
          </w:r>
        </w:del>
      </w:ins>
      <w:ins w:id="828" w:author="Bogaart, Manon" w:date="2024-12-17T16:23:00Z" w16du:dateUtc="2024-12-18T00:23:00Z">
        <w:del w:id="829" w:author="Basso, Marta" w:date="2025-01-02T10:47:00Z" w16du:dateUtc="2025-01-02T18:47:00Z">
          <w:r w:rsidDel="00DA7A15">
            <w:delText>“m”</w:delText>
          </w:r>
        </w:del>
      </w:ins>
    </w:p>
    <w:p w14:paraId="0D486A01" w14:textId="4ECF7293" w:rsidR="0056429F" w:rsidDel="00DA7A15" w:rsidRDefault="0056429F">
      <w:pPr>
        <w:pStyle w:val="ListParagraph"/>
        <w:rPr>
          <w:ins w:id="830" w:author="Bogaart, Manon" w:date="2024-12-17T16:18:00Z" w16du:dateUtc="2024-12-18T00:18:00Z"/>
          <w:del w:id="831" w:author="Basso, Marta" w:date="2025-01-02T10:47:00Z" w16du:dateUtc="2025-01-02T18:47:00Z"/>
        </w:rPr>
        <w:pPrChange w:id="832" w:author="Basso, Marta" w:date="2025-01-09T09:46:00Z" w16du:dateUtc="2025-01-09T17:46:00Z">
          <w:pPr>
            <w:pStyle w:val="ListParagraph"/>
            <w:numPr>
              <w:ilvl w:val="1"/>
              <w:numId w:val="43"/>
            </w:numPr>
            <w:spacing w:after="0" w:line="276" w:lineRule="auto"/>
            <w:ind w:left="1440" w:hanging="360"/>
            <w:jc w:val="both"/>
          </w:pPr>
        </w:pPrChange>
      </w:pPr>
    </w:p>
    <w:p w14:paraId="1A303367" w14:textId="2F069F59" w:rsidR="0056429F" w:rsidDel="00DA7A15" w:rsidRDefault="0056429F">
      <w:pPr>
        <w:pStyle w:val="ListParagraph"/>
        <w:rPr>
          <w:ins w:id="833" w:author="Bogaart, Manon" w:date="2024-12-17T16:18:00Z" w16du:dateUtc="2024-12-18T00:18:00Z"/>
          <w:del w:id="834" w:author="Basso, Marta" w:date="2025-01-02T10:47:00Z" w16du:dateUtc="2025-01-02T18:47:00Z"/>
        </w:rPr>
        <w:pPrChange w:id="835" w:author="Basso, Marta" w:date="2025-01-09T09:46:00Z" w16du:dateUtc="2025-01-09T17:46:00Z">
          <w:pPr>
            <w:pStyle w:val="ListParagraph"/>
            <w:numPr>
              <w:ilvl w:val="1"/>
              <w:numId w:val="43"/>
            </w:numPr>
            <w:spacing w:after="0" w:line="276" w:lineRule="auto"/>
            <w:ind w:left="1440" w:hanging="360"/>
            <w:jc w:val="both"/>
          </w:pPr>
        </w:pPrChange>
      </w:pPr>
      <w:ins w:id="836" w:author="Bogaart, Manon" w:date="2024-12-17T16:18:00Z" w16du:dateUtc="2024-12-18T00:18:00Z">
        <w:del w:id="837" w:author="Basso, Marta" w:date="2025-01-02T10:47:00Z" w16du:dateUtc="2025-01-02T18:47:00Z">
          <w:r w:rsidDel="00DA7A15">
            <w:delText xml:space="preserve">An offset of </w:delText>
          </w:r>
        </w:del>
      </w:ins>
      <w:ins w:id="838" w:author="Bogaart, Manon" w:date="2024-12-17T16:23:00Z" w16du:dateUtc="2024-12-18T00:23:00Z">
        <w:del w:id="839" w:author="Basso, Marta" w:date="2025-01-02T10:47:00Z" w16du:dateUtc="2025-01-02T18:47:00Z">
          <w:r w:rsidDel="00DA7A15">
            <w:delText>“</w:delText>
          </w:r>
        </w:del>
      </w:ins>
      <w:ins w:id="840" w:author="Bogaart, Manon" w:date="2024-12-17T16:18:00Z" w16du:dateUtc="2024-12-18T00:18:00Z">
        <w:del w:id="841" w:author="Basso, Marta" w:date="2025-01-02T10:47:00Z" w16du:dateUtc="2025-01-02T18:47:00Z">
          <w:r w:rsidDel="00DA7A15">
            <w:delText>0</w:delText>
          </w:r>
        </w:del>
      </w:ins>
      <w:ins w:id="842" w:author="Bogaart, Manon" w:date="2024-12-17T16:23:00Z" w16du:dateUtc="2024-12-18T00:23:00Z">
        <w:del w:id="843" w:author="Basso, Marta" w:date="2025-01-02T10:47:00Z" w16du:dateUtc="2025-01-02T18:47:00Z">
          <w:r w:rsidDel="00DA7A15">
            <w:delText>”</w:delText>
          </w:r>
        </w:del>
      </w:ins>
    </w:p>
    <w:p w14:paraId="08920BD4" w14:textId="2C1BF5B8" w:rsidR="0056429F" w:rsidDel="00DA7A15" w:rsidRDefault="0056429F">
      <w:pPr>
        <w:pStyle w:val="ListParagraph"/>
        <w:rPr>
          <w:ins w:id="844" w:author="Bogaart, Manon" w:date="2024-12-17T16:18:00Z" w16du:dateUtc="2024-12-18T00:18:00Z"/>
          <w:del w:id="845" w:author="Basso, Marta" w:date="2025-01-02T10:47:00Z" w16du:dateUtc="2025-01-02T18:47:00Z"/>
        </w:rPr>
        <w:pPrChange w:id="846" w:author="Basso, Marta" w:date="2025-01-09T09:46:00Z" w16du:dateUtc="2025-01-09T17:46:00Z">
          <w:pPr>
            <w:pStyle w:val="ListParagraph"/>
            <w:numPr>
              <w:ilvl w:val="1"/>
              <w:numId w:val="43"/>
            </w:numPr>
            <w:spacing w:after="0" w:line="276" w:lineRule="auto"/>
            <w:ind w:left="1440" w:hanging="360"/>
            <w:jc w:val="both"/>
          </w:pPr>
        </w:pPrChange>
      </w:pPr>
    </w:p>
    <w:p w14:paraId="4D9B632B" w14:textId="097C06B5" w:rsidR="0056429F" w:rsidDel="00DA7A15" w:rsidRDefault="0056429F">
      <w:pPr>
        <w:pStyle w:val="ListParagraph"/>
        <w:rPr>
          <w:ins w:id="847" w:author="Bogaart, Manon" w:date="2024-12-17T16:23:00Z" w16du:dateUtc="2024-12-18T00:23:00Z"/>
          <w:del w:id="848" w:author="Basso, Marta" w:date="2025-01-02T10:47:00Z" w16du:dateUtc="2025-01-02T18:47:00Z"/>
        </w:rPr>
        <w:pPrChange w:id="849" w:author="Basso, Marta" w:date="2025-01-09T09:46:00Z" w16du:dateUtc="2025-01-09T17:46:00Z">
          <w:pPr>
            <w:pStyle w:val="ListParagraph"/>
            <w:numPr>
              <w:ilvl w:val="1"/>
              <w:numId w:val="43"/>
            </w:numPr>
            <w:spacing w:after="0" w:line="276" w:lineRule="auto"/>
            <w:ind w:left="1440" w:hanging="360"/>
            <w:jc w:val="both"/>
          </w:pPr>
        </w:pPrChange>
      </w:pPr>
      <w:ins w:id="850" w:author="Bogaart, Manon" w:date="2024-12-17T16:23:00Z" w16du:dateUtc="2024-12-18T00:23:00Z">
        <w:del w:id="851" w:author="Basso, Marta" w:date="2025-01-02T10:47:00Z" w16du:dateUtc="2025-01-02T18:47:00Z">
          <w:r w:rsidDel="00DA7A15">
            <w:delText>An interval of 15 minutes</w:delText>
          </w:r>
        </w:del>
      </w:ins>
    </w:p>
    <w:p w14:paraId="75A6729E" w14:textId="761A025A" w:rsidR="0056429F" w:rsidDel="00DA7A15" w:rsidRDefault="0056429F">
      <w:pPr>
        <w:pStyle w:val="ListParagraph"/>
        <w:rPr>
          <w:ins w:id="852" w:author="Bogaart, Manon" w:date="2024-12-17T16:23:00Z" w16du:dateUtc="2024-12-18T00:23:00Z"/>
          <w:del w:id="853" w:author="Basso, Marta" w:date="2025-01-02T10:47:00Z" w16du:dateUtc="2025-01-02T18:47:00Z"/>
        </w:rPr>
        <w:pPrChange w:id="854" w:author="Basso, Marta" w:date="2025-01-09T09:46:00Z" w16du:dateUtc="2025-01-09T17:46:00Z">
          <w:pPr>
            <w:pStyle w:val="ListParagraph"/>
            <w:numPr>
              <w:ilvl w:val="1"/>
              <w:numId w:val="43"/>
            </w:numPr>
            <w:spacing w:after="0" w:line="276" w:lineRule="auto"/>
            <w:ind w:left="1440" w:hanging="360"/>
            <w:jc w:val="both"/>
          </w:pPr>
        </w:pPrChange>
      </w:pPr>
    </w:p>
    <w:p w14:paraId="0C6D3C35" w14:textId="5EBAA880" w:rsidR="0056429F" w:rsidDel="00DA7A15" w:rsidRDefault="0056429F">
      <w:pPr>
        <w:pStyle w:val="ListParagraph"/>
        <w:rPr>
          <w:ins w:id="855" w:author="Bogaart, Manon" w:date="2024-12-17T16:19:00Z" w16du:dateUtc="2024-12-18T00:19:00Z"/>
          <w:del w:id="856" w:author="Basso, Marta" w:date="2025-01-02T10:47:00Z" w16du:dateUtc="2025-01-02T18:47:00Z"/>
        </w:rPr>
        <w:pPrChange w:id="857" w:author="Basso, Marta" w:date="2025-01-09T09:46:00Z" w16du:dateUtc="2025-01-09T17:46:00Z">
          <w:pPr>
            <w:pStyle w:val="ListParagraph"/>
            <w:numPr>
              <w:ilvl w:val="1"/>
              <w:numId w:val="43"/>
            </w:numPr>
            <w:spacing w:after="0" w:line="276" w:lineRule="auto"/>
            <w:ind w:left="1440" w:hanging="360"/>
            <w:jc w:val="both"/>
          </w:pPr>
        </w:pPrChange>
      </w:pPr>
      <w:ins w:id="858" w:author="Bogaart, Manon" w:date="2024-12-17T16:19:00Z" w16du:dateUtc="2024-12-18T00:19:00Z">
        <w:del w:id="859" w:author="Basso, Marta" w:date="2025-01-02T10:47:00Z" w16du:dateUtc="2025-01-02T18:47:00Z">
          <w:r w:rsidDel="00DA7A15">
            <w:delText xml:space="preserve">The </w:delText>
          </w:r>
        </w:del>
      </w:ins>
      <w:ins w:id="860" w:author="Bogaart, Manon" w:date="2024-12-17T16:23:00Z" w16du:dateUtc="2024-12-18T00:23:00Z">
        <w:del w:id="861" w:author="Basso, Marta" w:date="2025-01-02T10:47:00Z" w16du:dateUtc="2025-01-02T18:47:00Z">
          <w:r w:rsidDel="00DA7A15">
            <w:delText xml:space="preserve">future start </w:delText>
          </w:r>
        </w:del>
      </w:ins>
      <w:ins w:id="862" w:author="Bogaart, Manon" w:date="2024-12-17T16:19:00Z" w16du:dateUtc="2024-12-18T00:19:00Z">
        <w:del w:id="863" w:author="Basso, Marta" w:date="2025-01-02T10:47:00Z" w16du:dateUtc="2025-01-02T18:47:00Z">
          <w:r w:rsidDel="00DA7A15">
            <w:delText>(make sure this is a “ni</w:delText>
          </w:r>
        </w:del>
      </w:ins>
      <w:ins w:id="864" w:author="Bogaart, Manon" w:date="2024-12-17T16:20:00Z" w16du:dateUtc="2024-12-18T00:20:00Z">
        <w:del w:id="865" w:author="Basso, Marta" w:date="2025-01-02T10:47:00Z" w16du:dateUtc="2025-01-02T18:47:00Z">
          <w:r w:rsidDel="00DA7A15">
            <w:delText>ce” time, so a quarter past or before, or the half or whole hour)</w:delText>
          </w:r>
        </w:del>
      </w:ins>
    </w:p>
    <w:p w14:paraId="66460A9C" w14:textId="39DF1091" w:rsidR="0056429F" w:rsidDel="00DA7A15" w:rsidRDefault="0056429F">
      <w:pPr>
        <w:pStyle w:val="ListParagraph"/>
        <w:rPr>
          <w:ins w:id="866" w:author="Bogaart, Manon" w:date="2024-12-17T16:21:00Z" w16du:dateUtc="2024-12-18T00:21:00Z"/>
          <w:del w:id="867" w:author="Basso, Marta" w:date="2025-01-02T10:47:00Z" w16du:dateUtc="2025-01-02T18:47:00Z"/>
        </w:rPr>
        <w:pPrChange w:id="868" w:author="Basso, Marta" w:date="2025-01-09T09:46:00Z" w16du:dateUtc="2025-01-09T17:46:00Z">
          <w:pPr>
            <w:pStyle w:val="ListParagraph"/>
            <w:numPr>
              <w:ilvl w:val="1"/>
              <w:numId w:val="43"/>
            </w:numPr>
            <w:spacing w:after="0" w:line="276" w:lineRule="auto"/>
            <w:ind w:left="1440" w:hanging="360"/>
            <w:jc w:val="both"/>
          </w:pPr>
        </w:pPrChange>
      </w:pPr>
    </w:p>
    <w:p w14:paraId="45B906C8" w14:textId="51E675E8" w:rsidR="0056429F" w:rsidDel="00DA7A15" w:rsidRDefault="0056429F">
      <w:pPr>
        <w:pStyle w:val="ListParagraph"/>
        <w:rPr>
          <w:ins w:id="869" w:author="Bogaart, Manon" w:date="2024-12-17T16:24:00Z" w16du:dateUtc="2024-12-18T00:24:00Z"/>
          <w:del w:id="870" w:author="Basso, Marta" w:date="2025-01-02T10:47:00Z" w16du:dateUtc="2025-01-02T18:47:00Z"/>
        </w:rPr>
        <w:pPrChange w:id="871" w:author="Basso, Marta" w:date="2025-01-09T09:46:00Z" w16du:dateUtc="2025-01-09T17:46:00Z">
          <w:pPr>
            <w:pStyle w:val="ListParagraph"/>
            <w:numPr>
              <w:ilvl w:val="1"/>
              <w:numId w:val="43"/>
            </w:numPr>
            <w:spacing w:after="0" w:line="276" w:lineRule="auto"/>
            <w:ind w:left="1440" w:hanging="360"/>
            <w:jc w:val="both"/>
          </w:pPr>
        </w:pPrChange>
      </w:pPr>
      <w:ins w:id="872" w:author="Bogaart, Manon" w:date="2024-12-17T16:21:00Z" w16du:dateUtc="2024-12-18T00:21:00Z">
        <w:del w:id="873" w:author="Basso, Marta" w:date="2025-01-02T10:47:00Z" w16du:dateUtc="2025-01-02T18:47:00Z">
          <w:r w:rsidDel="00DA7A15">
            <w:delText xml:space="preserve">Make sure that there is </w:delText>
          </w:r>
        </w:del>
      </w:ins>
      <w:ins w:id="874" w:author="Bogaart, Manon" w:date="2024-12-17T16:22:00Z" w16du:dateUtc="2024-12-18T00:22:00Z">
        <w:del w:id="875" w:author="Basso, Marta" w:date="2025-01-02T10:47:00Z" w16du:dateUtc="2025-01-02T18:47:00Z">
          <w:r w:rsidDel="00DA7A15">
            <w:delText>more than sufficient memory available for the readings</w:delText>
          </w:r>
        </w:del>
      </w:ins>
    </w:p>
    <w:p w14:paraId="3D342015" w14:textId="11462CD6" w:rsidR="00CA34EC" w:rsidDel="00DA7A15" w:rsidRDefault="00CA34EC">
      <w:pPr>
        <w:pStyle w:val="ListParagraph"/>
        <w:rPr>
          <w:ins w:id="876" w:author="Bogaart, Manon" w:date="2024-12-17T16:24:00Z" w16du:dateUtc="2024-12-18T00:24:00Z"/>
          <w:del w:id="877" w:author="Basso, Marta" w:date="2025-01-02T10:47:00Z" w16du:dateUtc="2025-01-02T18:47:00Z"/>
        </w:rPr>
        <w:pPrChange w:id="878" w:author="Basso, Marta" w:date="2025-01-09T09:46:00Z" w16du:dateUtc="2025-01-09T17:46:00Z">
          <w:pPr>
            <w:pStyle w:val="ListParagraph"/>
            <w:numPr>
              <w:ilvl w:val="1"/>
              <w:numId w:val="43"/>
            </w:numPr>
            <w:spacing w:after="0" w:line="276" w:lineRule="auto"/>
            <w:ind w:left="1440" w:hanging="360"/>
            <w:jc w:val="both"/>
          </w:pPr>
        </w:pPrChange>
      </w:pPr>
    </w:p>
    <w:p w14:paraId="7323BDC5" w14:textId="52539134" w:rsidR="00CA34EC" w:rsidRPr="00045D1A" w:rsidDel="00DA7A15" w:rsidRDefault="00CA34EC">
      <w:pPr>
        <w:pStyle w:val="ListParagraph"/>
        <w:rPr>
          <w:del w:id="879" w:author="Basso, Marta" w:date="2025-01-02T10:47:00Z" w16du:dateUtc="2025-01-02T18:47:00Z"/>
        </w:rPr>
        <w:pPrChange w:id="880" w:author="Basso, Marta" w:date="2025-01-09T09:46:00Z" w16du:dateUtc="2025-01-09T17:46:00Z">
          <w:pPr>
            <w:pStyle w:val="ListParagraph"/>
            <w:numPr>
              <w:numId w:val="43"/>
            </w:numPr>
            <w:spacing w:after="0" w:line="276" w:lineRule="auto"/>
            <w:ind w:hanging="360"/>
            <w:jc w:val="both"/>
          </w:pPr>
        </w:pPrChange>
      </w:pPr>
      <w:ins w:id="881" w:author="Bogaart, Manon" w:date="2024-12-17T16:24:00Z" w16du:dateUtc="2024-12-18T00:24:00Z">
        <w:del w:id="882" w:author="Basso, Marta" w:date="2025-01-02T10:47:00Z" w16du:dateUtc="2025-01-02T18:47:00Z">
          <w:r w:rsidDel="00DA7A15">
            <w:delText>Don’t forget to press the start button!</w:delText>
          </w:r>
        </w:del>
      </w:ins>
    </w:p>
    <w:p w14:paraId="37B4A69A" w14:textId="77777777" w:rsidR="006C4733" w:rsidRDefault="006C4733">
      <w:pPr>
        <w:pStyle w:val="ListParagraph"/>
        <w:spacing w:after="0" w:line="276" w:lineRule="auto"/>
        <w:jc w:val="both"/>
        <w:pPrChange w:id="883" w:author="Basso, Marta" w:date="2025-01-09T09:46:00Z" w16du:dateUtc="2025-01-09T17:46:00Z">
          <w:pPr>
            <w:pStyle w:val="ListParagraph"/>
          </w:pPr>
        </w:pPrChange>
      </w:pPr>
    </w:p>
    <w:p w14:paraId="48CD6BD6" w14:textId="60774D3D" w:rsidR="006C4733" w:rsidDel="00A77B2B" w:rsidRDefault="009760D9" w:rsidP="00045D1A">
      <w:pPr>
        <w:pStyle w:val="ListParagraph"/>
        <w:numPr>
          <w:ilvl w:val="0"/>
          <w:numId w:val="43"/>
        </w:numPr>
        <w:rPr>
          <w:del w:id="884" w:author="Basso, Marta" w:date="2025-01-02T10:48:00Z" w16du:dateUtc="2025-01-02T18:48:00Z"/>
        </w:rPr>
      </w:pPr>
      <w:r>
        <w:t xml:space="preserve"> </w:t>
      </w:r>
      <w:r w:rsidR="00FE0D56">
        <w:t xml:space="preserve">Put the </w:t>
      </w:r>
      <w:proofErr w:type="spellStart"/>
      <w:r w:rsidR="00FE0D56">
        <w:t>Solinst</w:t>
      </w:r>
      <w:proofErr w:type="spellEnd"/>
      <w:r w:rsidR="00FE0D56">
        <w:t xml:space="preserve"> pressure transducer in </w:t>
      </w:r>
      <w:r>
        <w:t>the</w:t>
      </w:r>
      <w:r w:rsidR="00FE0D56">
        <w:t xml:space="preserve"> PVC </w:t>
      </w:r>
      <w:commentRangeStart w:id="885"/>
      <w:r w:rsidR="00FE0D56">
        <w:t>tube</w:t>
      </w:r>
      <w:commentRangeEnd w:id="885"/>
      <w:r w:rsidR="005266CD">
        <w:rPr>
          <w:rStyle w:val="CommentReference"/>
        </w:rPr>
        <w:commentReference w:id="885"/>
      </w:r>
      <w:ins w:id="886" w:author="Basso, Marta" w:date="2025-01-02T10:51:00Z" w16du:dateUtc="2025-01-02T18:51:00Z">
        <w:r w:rsidR="00DA7A15">
          <w:t>.</w:t>
        </w:r>
      </w:ins>
      <w:del w:id="887" w:author="Basso, Marta" w:date="2025-01-02T10:51:00Z" w16du:dateUtc="2025-01-02T18:51:00Z">
        <w:r w:rsidR="00FE0D56" w:rsidDel="00DA7A15">
          <w:delText xml:space="preserve"> </w:delText>
        </w:r>
      </w:del>
    </w:p>
    <w:p w14:paraId="2AC976E4" w14:textId="77777777" w:rsidR="00A77B2B" w:rsidRDefault="00A77B2B" w:rsidP="00DA7A15">
      <w:pPr>
        <w:pStyle w:val="ListParagraph"/>
        <w:numPr>
          <w:ilvl w:val="0"/>
          <w:numId w:val="43"/>
        </w:numPr>
        <w:rPr>
          <w:ins w:id="888" w:author="Basso, Marta" w:date="2025-01-09T09:46:00Z" w16du:dateUtc="2025-01-09T17:46:00Z"/>
        </w:rPr>
      </w:pPr>
    </w:p>
    <w:p w14:paraId="23AC45B4" w14:textId="77777777" w:rsidR="00A77B2B" w:rsidRDefault="00A77B2B">
      <w:pPr>
        <w:pStyle w:val="ListParagraph"/>
        <w:rPr>
          <w:ins w:id="889" w:author="Basso, Marta" w:date="2025-01-09T09:46:00Z" w16du:dateUtc="2025-01-09T17:46:00Z"/>
        </w:rPr>
        <w:pPrChange w:id="890" w:author="Basso, Marta" w:date="2025-01-09T09:46:00Z" w16du:dateUtc="2025-01-09T17:46:00Z">
          <w:pPr>
            <w:pStyle w:val="ListParagraph"/>
            <w:numPr>
              <w:numId w:val="43"/>
            </w:numPr>
            <w:ind w:hanging="360"/>
          </w:pPr>
        </w:pPrChange>
      </w:pPr>
    </w:p>
    <w:p w14:paraId="6AC10255" w14:textId="505E94E8" w:rsidR="00DA7A15" w:rsidRDefault="00A77B2B" w:rsidP="00DA7A15">
      <w:pPr>
        <w:pStyle w:val="ListParagraph"/>
        <w:numPr>
          <w:ilvl w:val="0"/>
          <w:numId w:val="43"/>
        </w:numPr>
        <w:rPr>
          <w:ins w:id="891" w:author="Basso, Marta" w:date="2025-01-09T09:46:00Z" w16du:dateUtc="2025-01-09T17:46:00Z"/>
        </w:rPr>
      </w:pPr>
      <w:ins w:id="892" w:author="Basso, Marta" w:date="2025-01-09T09:46:00Z">
        <w:r w:rsidRPr="00A77B2B">
          <w:t xml:space="preserve">Checking bottom to make sure </w:t>
        </w:r>
        <w:proofErr w:type="spellStart"/>
        <w:r w:rsidRPr="00A77B2B">
          <w:t>levelogger</w:t>
        </w:r>
        <w:proofErr w:type="spellEnd"/>
        <w:r w:rsidRPr="00A77B2B">
          <w:t xml:space="preserve"> is w/in its housing</w:t>
        </w:r>
      </w:ins>
      <w:ins w:id="893" w:author="Basso, Marta" w:date="2025-01-09T09:46:00Z" w16du:dateUtc="2025-01-09T17:46:00Z">
        <w:r>
          <w:t>.</w:t>
        </w:r>
      </w:ins>
    </w:p>
    <w:p w14:paraId="04BCE451" w14:textId="77777777" w:rsidR="00A77B2B" w:rsidRDefault="00A77B2B" w:rsidP="00A77B2B">
      <w:pPr>
        <w:pStyle w:val="ListParagraph"/>
        <w:rPr>
          <w:ins w:id="894" w:author="Basso, Marta" w:date="2025-01-09T09:46:00Z" w16du:dateUtc="2025-01-09T17:46:00Z"/>
        </w:rPr>
      </w:pPr>
    </w:p>
    <w:p w14:paraId="0F7E9F99" w14:textId="12A191D4" w:rsidR="00A77B2B" w:rsidRDefault="00A77B2B" w:rsidP="00A77B2B">
      <w:pPr>
        <w:pStyle w:val="ListParagraph"/>
        <w:numPr>
          <w:ilvl w:val="0"/>
          <w:numId w:val="43"/>
        </w:numPr>
        <w:rPr>
          <w:ins w:id="895" w:author="Basso, Marta" w:date="2025-01-02T10:51:00Z" w16du:dateUtc="2025-01-02T18:51:00Z"/>
        </w:rPr>
      </w:pPr>
      <w:ins w:id="896" w:author="Basso, Marta" w:date="2025-01-09T09:47:00Z" w16du:dateUtc="2025-01-09T17:47:00Z">
        <w:r>
          <w:t>Using a measuring stick, measure</w:t>
        </w:r>
      </w:ins>
      <w:ins w:id="897" w:author="Basso, Marta" w:date="2025-01-09T09:47:00Z">
        <w:r w:rsidRPr="00A77B2B">
          <w:t xml:space="preserve"> from base of stilling well to base of stream</w:t>
        </w:r>
      </w:ins>
      <w:ins w:id="898" w:author="Basso, Marta" w:date="2025-01-09T09:47:00Z" w16du:dateUtc="2025-01-09T17:47:00Z">
        <w:r>
          <w:t>.</w:t>
        </w:r>
      </w:ins>
    </w:p>
    <w:p w14:paraId="7DDD0720" w14:textId="057F92D4" w:rsidR="00082A2C" w:rsidDel="00DA7A15" w:rsidRDefault="00457400">
      <w:pPr>
        <w:rPr>
          <w:del w:id="899" w:author="Basso, Marta" w:date="2025-01-02T10:48:00Z" w16du:dateUtc="2025-01-02T18:48:00Z"/>
        </w:rPr>
        <w:pPrChange w:id="900" w:author="Basso, Marta" w:date="2025-01-09T09:47:00Z" w16du:dateUtc="2025-01-09T17:47:00Z">
          <w:pPr>
            <w:pStyle w:val="ListParagraph"/>
          </w:pPr>
        </w:pPrChange>
      </w:pPr>
      <w:commentRangeStart w:id="901"/>
      <w:commentRangeEnd w:id="901"/>
      <w:del w:id="902" w:author="Basso, Marta" w:date="2025-01-09T09:47:00Z" w16du:dateUtc="2025-01-09T17:47:00Z">
        <w:r w:rsidDel="00A77B2B">
          <w:rPr>
            <w:rStyle w:val="CommentReference"/>
          </w:rPr>
          <w:commentReference w:id="901"/>
        </w:r>
      </w:del>
    </w:p>
    <w:p w14:paraId="59E82107" w14:textId="6BB3B641" w:rsidR="0035252C" w:rsidDel="00DA7A15" w:rsidRDefault="00256542">
      <w:pPr>
        <w:rPr>
          <w:del w:id="903" w:author="Basso, Marta" w:date="2025-01-02T10:48:00Z" w16du:dateUtc="2025-01-02T18:48:00Z"/>
        </w:rPr>
        <w:pPrChange w:id="904" w:author="Basso, Marta" w:date="2025-01-09T09:47:00Z" w16du:dateUtc="2025-01-09T17:47:00Z">
          <w:pPr>
            <w:pStyle w:val="ListParagraph"/>
            <w:numPr>
              <w:numId w:val="43"/>
            </w:numPr>
            <w:ind w:hanging="360"/>
          </w:pPr>
        </w:pPrChange>
      </w:pPr>
      <w:commentRangeStart w:id="905"/>
      <w:del w:id="906" w:author="Basso, Marta" w:date="2025-01-02T10:48:00Z" w16du:dateUtc="2025-01-02T18:48:00Z">
        <w:r w:rsidDel="00DA7A15">
          <w:delText>Use the Levelogger software to insert the datalogger settings.</w:delText>
        </w:r>
        <w:commentRangeEnd w:id="905"/>
        <w:r w:rsidR="002544C8" w:rsidDel="00DA7A15">
          <w:rPr>
            <w:rStyle w:val="CommentReference"/>
          </w:rPr>
          <w:commentReference w:id="905"/>
        </w:r>
      </w:del>
    </w:p>
    <w:p w14:paraId="325B982D" w14:textId="77777777" w:rsidR="009760D9" w:rsidRDefault="009760D9" w:rsidP="00A77B2B"/>
    <w:p w14:paraId="1CD5DD9A" w14:textId="56176913" w:rsidR="00082A2C" w:rsidRPr="00045D1A" w:rsidDel="00370D0E" w:rsidRDefault="00413A2A">
      <w:pPr>
        <w:pStyle w:val="Heading3"/>
        <w:rPr>
          <w:del w:id="907" w:author="Basso, Marta" w:date="2025-01-09T10:41:00Z" w16du:dateUtc="2025-01-09T18:41:00Z"/>
          <w:sz w:val="32"/>
          <w:szCs w:val="32"/>
        </w:rPr>
      </w:pPr>
      <w:bookmarkStart w:id="908" w:name="_Toc180737244"/>
      <w:commentRangeStart w:id="909"/>
      <w:del w:id="910" w:author="Basso, Marta" w:date="2025-01-09T10:41:00Z" w16du:dateUtc="2025-01-09T18:41:00Z">
        <w:r w:rsidRPr="00045D1A" w:rsidDel="00370D0E">
          <w:rPr>
            <w:sz w:val="32"/>
            <w:szCs w:val="32"/>
          </w:rPr>
          <w:delText xml:space="preserve">Grab </w:delText>
        </w:r>
        <w:commentRangeStart w:id="911"/>
        <w:commentRangeStart w:id="912"/>
        <w:r w:rsidRPr="00045D1A" w:rsidDel="00370D0E">
          <w:rPr>
            <w:sz w:val="32"/>
            <w:szCs w:val="32"/>
          </w:rPr>
          <w:delText>sample</w:delText>
        </w:r>
        <w:bookmarkEnd w:id="908"/>
        <w:commentRangeEnd w:id="911"/>
        <w:r w:rsidR="005266CD" w:rsidDel="00370D0E">
          <w:rPr>
            <w:rStyle w:val="CommentReference"/>
            <w:rFonts w:eastAsiaTheme="minorHAnsi" w:cstheme="minorBidi"/>
            <w:color w:val="auto"/>
          </w:rPr>
          <w:commentReference w:id="911"/>
        </w:r>
        <w:commentRangeEnd w:id="912"/>
        <w:r w:rsidR="00457400" w:rsidDel="00370D0E">
          <w:rPr>
            <w:rStyle w:val="CommentReference"/>
            <w:rFonts w:eastAsiaTheme="minorHAnsi" w:cstheme="minorBidi"/>
            <w:color w:val="auto"/>
          </w:rPr>
          <w:commentReference w:id="912"/>
        </w:r>
        <w:commentRangeEnd w:id="909"/>
        <w:r w:rsidR="00457400" w:rsidDel="00370D0E">
          <w:rPr>
            <w:rStyle w:val="CommentReference"/>
            <w:rFonts w:eastAsiaTheme="minorHAnsi" w:cstheme="minorBidi"/>
            <w:color w:val="auto"/>
          </w:rPr>
          <w:commentReference w:id="909"/>
        </w:r>
      </w:del>
    </w:p>
    <w:p w14:paraId="7EA1521B" w14:textId="1B92C959" w:rsidR="00BA772F" w:rsidDel="00BA772F" w:rsidRDefault="00BA772F">
      <w:pPr>
        <w:pStyle w:val="ListParagraph"/>
        <w:keepNext/>
        <w:keepLines/>
        <w:spacing w:before="160" w:after="80"/>
        <w:ind w:left="0"/>
        <w:contextualSpacing w:val="0"/>
        <w:outlineLvl w:val="2"/>
        <w:rPr>
          <w:del w:id="913" w:author="Basso, Marta" w:date="2025-01-09T10:00:00Z" w16du:dateUtc="2025-01-09T18:00:00Z"/>
        </w:rPr>
        <w:pPrChange w:id="914" w:author="Basso, Marta" w:date="2025-01-09T10:41:00Z" w16du:dateUtc="2025-01-09T18:41:00Z">
          <w:pPr>
            <w:pStyle w:val="ListParagraph"/>
            <w:numPr>
              <w:ilvl w:val="3"/>
              <w:numId w:val="43"/>
            </w:numPr>
            <w:ind w:left="630" w:hanging="360"/>
          </w:pPr>
        </w:pPrChange>
      </w:pPr>
      <w:moveToRangeStart w:id="915" w:author="Basso, Marta" w:date="2025-01-09T10:00:00Z" w:name="move187309236"/>
      <w:moveTo w:id="916" w:author="Basso, Marta" w:date="2025-01-09T10:00:00Z" w16du:dateUtc="2025-01-09T18:00:00Z">
        <w:del w:id="917" w:author="Basso, Marta" w:date="2025-01-09T10:41:00Z" w16du:dateUtc="2025-01-09T18:41:00Z">
          <w:r w:rsidDel="00370D0E">
            <w:delText>Rinse the bottle of the extendo sampler 3 times with the creek water</w:delText>
          </w:r>
        </w:del>
      </w:moveTo>
    </w:p>
    <w:p w14:paraId="5DF0F4E5" w14:textId="4FFB3C11" w:rsidR="00082A2C" w:rsidDel="00370D0E" w:rsidRDefault="00CA34EC">
      <w:pPr>
        <w:pStyle w:val="ListParagraph"/>
        <w:keepNext/>
        <w:keepLines/>
        <w:spacing w:before="160" w:after="80"/>
        <w:ind w:left="0"/>
        <w:contextualSpacing w:val="0"/>
        <w:outlineLvl w:val="2"/>
        <w:rPr>
          <w:del w:id="918" w:author="Basso, Marta" w:date="2025-01-09T10:41:00Z" w16du:dateUtc="2025-01-09T18:41:00Z"/>
          <w:moveFrom w:id="919" w:author="Basso, Marta" w:date="2025-01-09T10:00:00Z" w16du:dateUtc="2025-01-09T18:00:00Z"/>
        </w:rPr>
        <w:pPrChange w:id="920" w:author="Basso, Marta" w:date="2025-01-09T10:41:00Z" w16du:dateUtc="2025-01-09T18:41:00Z">
          <w:pPr>
            <w:pStyle w:val="ListParagraph"/>
            <w:numPr>
              <w:ilvl w:val="3"/>
              <w:numId w:val="43"/>
            </w:numPr>
            <w:ind w:left="630" w:hanging="360"/>
          </w:pPr>
        </w:pPrChange>
      </w:pPr>
      <w:moveFromRangeStart w:id="921" w:author="Basso, Marta" w:date="2025-01-09T10:00:00Z" w:name="move187309236"/>
      <w:moveToRangeEnd w:id="915"/>
      <w:moveFrom w:id="922" w:author="Basso, Marta" w:date="2025-01-09T10:00:00Z" w16du:dateUtc="2025-01-09T18:00:00Z">
        <w:ins w:id="923" w:author="Bogaart, Manon" w:date="2024-12-17T16:24:00Z" w16du:dateUtc="2024-12-18T00:24:00Z">
          <w:del w:id="924" w:author="Basso, Marta" w:date="2025-01-09T10:41:00Z" w16du:dateUtc="2025-01-09T18:41:00Z">
            <w:r w:rsidDel="00370D0E">
              <w:delText>Rins</w:delText>
            </w:r>
          </w:del>
        </w:ins>
        <w:ins w:id="925" w:author="Bogaart, Manon" w:date="2024-12-17T16:25:00Z" w16du:dateUtc="2024-12-18T00:25:00Z">
          <w:del w:id="926" w:author="Basso, Marta" w:date="2025-01-09T10:41:00Z" w16du:dateUtc="2025-01-09T18:41:00Z">
            <w:r w:rsidDel="00370D0E">
              <w:delText>e the bottle of the extend</w:delText>
            </w:r>
          </w:del>
        </w:ins>
        <w:ins w:id="927" w:author="Bogaart, Manon" w:date="2024-12-17T16:26:00Z" w16du:dateUtc="2024-12-18T00:26:00Z">
          <w:del w:id="928" w:author="Basso, Marta" w:date="2025-01-09T10:41:00Z" w16du:dateUtc="2025-01-09T18:41:00Z">
            <w:r w:rsidDel="00370D0E">
              <w:delText>o</w:delText>
            </w:r>
          </w:del>
        </w:ins>
        <w:ins w:id="929" w:author="Bogaart, Manon" w:date="2024-12-17T16:25:00Z" w16du:dateUtc="2024-12-18T00:25:00Z">
          <w:del w:id="930" w:author="Basso, Marta" w:date="2025-01-09T10:41:00Z" w16du:dateUtc="2025-01-09T18:41:00Z">
            <w:r w:rsidDel="00370D0E">
              <w:delText xml:space="preserve"> sampler 3 times with the creek water</w:delText>
            </w:r>
          </w:del>
        </w:ins>
      </w:moveFrom>
    </w:p>
    <w:p w14:paraId="74563574" w14:textId="743C2BCB" w:rsidR="00CA34EC" w:rsidDel="00370D0E" w:rsidRDefault="00CA34EC">
      <w:pPr>
        <w:pStyle w:val="ListParagraph"/>
        <w:keepNext/>
        <w:keepLines/>
        <w:spacing w:before="160" w:after="80"/>
        <w:ind w:left="0"/>
        <w:contextualSpacing w:val="0"/>
        <w:outlineLvl w:val="2"/>
        <w:rPr>
          <w:ins w:id="931" w:author="Bogaart, Manon" w:date="2024-12-17T16:25:00Z" w16du:dateUtc="2024-12-18T00:25:00Z"/>
          <w:del w:id="932" w:author="Basso, Marta" w:date="2025-01-09T10:41:00Z" w16du:dateUtc="2025-01-09T18:41:00Z"/>
          <w:moveFrom w:id="933" w:author="Basso, Marta" w:date="2025-01-09T10:00:00Z" w16du:dateUtc="2025-01-09T18:00:00Z"/>
        </w:rPr>
        <w:pPrChange w:id="934" w:author="Basso, Marta" w:date="2025-01-09T10:41:00Z" w16du:dateUtc="2025-01-09T18:41:00Z">
          <w:pPr>
            <w:pStyle w:val="ListParagraph"/>
            <w:numPr>
              <w:ilvl w:val="3"/>
              <w:numId w:val="43"/>
            </w:numPr>
            <w:ind w:left="630" w:hanging="360"/>
          </w:pPr>
        </w:pPrChange>
      </w:pPr>
    </w:p>
    <w:moveFromRangeEnd w:id="921"/>
    <w:p w14:paraId="11AB0895" w14:textId="25CBD679" w:rsidR="00CA34EC" w:rsidDel="00BA772F" w:rsidRDefault="00CA34EC">
      <w:pPr>
        <w:pStyle w:val="ListParagraph"/>
        <w:keepNext/>
        <w:keepLines/>
        <w:spacing w:before="160" w:after="80"/>
        <w:ind w:left="0"/>
        <w:contextualSpacing w:val="0"/>
        <w:outlineLvl w:val="2"/>
        <w:rPr>
          <w:ins w:id="935" w:author="Bogaart, Manon" w:date="2024-12-17T16:26:00Z" w16du:dateUtc="2024-12-18T00:26:00Z"/>
          <w:del w:id="936" w:author="Basso, Marta" w:date="2025-01-09T10:00:00Z" w16du:dateUtc="2025-01-09T18:00:00Z"/>
        </w:rPr>
        <w:pPrChange w:id="937" w:author="Basso, Marta" w:date="2025-01-09T10:41:00Z" w16du:dateUtc="2025-01-09T18:41:00Z">
          <w:pPr>
            <w:pStyle w:val="ListParagraph"/>
            <w:numPr>
              <w:ilvl w:val="3"/>
              <w:numId w:val="43"/>
            </w:numPr>
            <w:ind w:left="630" w:hanging="360"/>
          </w:pPr>
        </w:pPrChange>
      </w:pPr>
    </w:p>
    <w:p w14:paraId="6520B0D5" w14:textId="3954950F" w:rsidR="00CA34EC" w:rsidDel="00BA772F" w:rsidRDefault="00CA34EC">
      <w:pPr>
        <w:pStyle w:val="ListParagraph"/>
        <w:keepNext/>
        <w:keepLines/>
        <w:spacing w:before="160" w:after="80"/>
        <w:ind w:left="0"/>
        <w:contextualSpacing w:val="0"/>
        <w:outlineLvl w:val="2"/>
        <w:rPr>
          <w:del w:id="938" w:author="Basso, Marta" w:date="2025-01-09T10:00:00Z" w16du:dateUtc="2025-01-09T18:00:00Z"/>
        </w:rPr>
        <w:pPrChange w:id="939" w:author="Basso, Marta" w:date="2025-01-09T10:41:00Z" w16du:dateUtc="2025-01-09T18:41:00Z">
          <w:pPr>
            <w:pStyle w:val="ListParagraph"/>
            <w:numPr>
              <w:ilvl w:val="3"/>
              <w:numId w:val="43"/>
            </w:numPr>
            <w:ind w:left="630" w:hanging="360"/>
          </w:pPr>
        </w:pPrChange>
      </w:pPr>
      <w:ins w:id="940" w:author="Bogaart, Manon" w:date="2024-12-17T16:26:00Z" w16du:dateUtc="2024-12-18T00:26:00Z">
        <w:del w:id="941" w:author="Basso, Marta" w:date="2025-01-09T10:41:00Z" w16du:dateUtc="2025-01-09T18:41:00Z">
          <w:r w:rsidDel="00370D0E">
            <w:delText xml:space="preserve">Rinse the </w:delText>
          </w:r>
          <w:commentRangeStart w:id="942"/>
          <w:r w:rsidDel="00370D0E">
            <w:delText>1L</w:delText>
          </w:r>
        </w:del>
      </w:ins>
      <w:commentRangeEnd w:id="942"/>
      <w:ins w:id="943" w:author="Bogaart, Manon" w:date="2024-12-17T16:28:00Z" w16du:dateUtc="2024-12-18T00:28:00Z">
        <w:del w:id="944" w:author="Basso, Marta" w:date="2025-01-09T10:41:00Z" w16du:dateUtc="2025-01-09T18:41:00Z">
          <w:r w:rsidDel="00370D0E">
            <w:rPr>
              <w:rStyle w:val="CommentReference"/>
            </w:rPr>
            <w:commentReference w:id="942"/>
          </w:r>
        </w:del>
      </w:ins>
      <w:ins w:id="945" w:author="Bogaart, Manon" w:date="2024-12-17T16:26:00Z" w16du:dateUtc="2024-12-18T00:26:00Z">
        <w:del w:id="946" w:author="Basso, Marta" w:date="2025-01-09T10:41:00Z" w16du:dateUtc="2025-01-09T18:41:00Z">
          <w:r w:rsidDel="00370D0E">
            <w:delText xml:space="preserve"> sample bottle 3 times with the creek water from the extendo sampler</w:delText>
          </w:r>
        </w:del>
      </w:ins>
    </w:p>
    <w:p w14:paraId="4B931E8A" w14:textId="473DE43B" w:rsidR="00CA34EC" w:rsidDel="00BA772F" w:rsidRDefault="00CA34EC">
      <w:pPr>
        <w:pStyle w:val="ListParagraph"/>
        <w:keepNext/>
        <w:keepLines/>
        <w:spacing w:before="160" w:after="80"/>
        <w:ind w:left="0"/>
        <w:contextualSpacing w:val="0"/>
        <w:outlineLvl w:val="2"/>
        <w:rPr>
          <w:ins w:id="947" w:author="Bogaart, Manon" w:date="2024-12-17T16:26:00Z" w16du:dateUtc="2024-12-18T00:26:00Z"/>
          <w:del w:id="948" w:author="Basso, Marta" w:date="2025-01-09T10:00:00Z" w16du:dateUtc="2025-01-09T18:00:00Z"/>
        </w:rPr>
        <w:pPrChange w:id="949" w:author="Basso, Marta" w:date="2025-01-09T10:41:00Z" w16du:dateUtc="2025-01-09T18:41:00Z">
          <w:pPr>
            <w:pStyle w:val="ListParagraph"/>
            <w:numPr>
              <w:ilvl w:val="3"/>
              <w:numId w:val="43"/>
            </w:numPr>
            <w:ind w:left="630" w:hanging="360"/>
          </w:pPr>
        </w:pPrChange>
      </w:pPr>
    </w:p>
    <w:p w14:paraId="18641A74" w14:textId="7CE71FE9" w:rsidR="00CA34EC" w:rsidDel="00D7342B" w:rsidRDefault="00CA34EC">
      <w:pPr>
        <w:pStyle w:val="ListParagraph"/>
        <w:keepNext/>
        <w:keepLines/>
        <w:spacing w:before="160" w:after="80"/>
        <w:ind w:left="0"/>
        <w:contextualSpacing w:val="0"/>
        <w:outlineLvl w:val="2"/>
        <w:rPr>
          <w:del w:id="950" w:author="Basso, Marta" w:date="2024-12-27T12:09:00Z" w16du:dateUtc="2024-12-27T20:09:00Z"/>
        </w:rPr>
        <w:pPrChange w:id="951" w:author="Basso, Marta" w:date="2025-01-09T10:41:00Z" w16du:dateUtc="2025-01-09T18:41:00Z">
          <w:pPr>
            <w:pStyle w:val="ListParagraph"/>
            <w:numPr>
              <w:ilvl w:val="3"/>
              <w:numId w:val="43"/>
            </w:numPr>
            <w:ind w:left="630" w:hanging="360"/>
          </w:pPr>
        </w:pPrChange>
      </w:pPr>
      <w:ins w:id="952" w:author="Bogaart, Manon" w:date="2024-12-17T16:27:00Z" w16du:dateUtc="2024-12-18T00:27:00Z">
        <w:del w:id="953" w:author="Basso, Marta" w:date="2025-01-09T10:41:00Z" w16du:dateUtc="2025-01-09T18:41:00Z">
          <w:r w:rsidDel="00370D0E">
            <w:delText>Fill the 1L sample bottle with creek water leaving no headspace.</w:delText>
          </w:r>
        </w:del>
      </w:ins>
    </w:p>
    <w:p w14:paraId="59C670B4" w14:textId="3089A498" w:rsidR="00413A2A" w:rsidDel="00370D0E" w:rsidRDefault="00413A2A">
      <w:pPr>
        <w:pStyle w:val="ListParagraph"/>
        <w:keepNext/>
        <w:keepLines/>
        <w:spacing w:before="160" w:after="80"/>
        <w:ind w:left="0"/>
        <w:contextualSpacing w:val="0"/>
        <w:outlineLvl w:val="2"/>
        <w:rPr>
          <w:del w:id="954" w:author="Basso, Marta" w:date="2025-01-09T10:41:00Z" w16du:dateUtc="2025-01-09T18:41:00Z"/>
        </w:rPr>
        <w:pPrChange w:id="955" w:author="Basso, Marta" w:date="2025-01-09T10:41:00Z" w16du:dateUtc="2025-01-09T18:41:00Z">
          <w:pPr>
            <w:pStyle w:val="ListParagraph"/>
            <w:numPr>
              <w:ilvl w:val="3"/>
              <w:numId w:val="43"/>
            </w:numPr>
            <w:ind w:left="630" w:hanging="360"/>
          </w:pPr>
        </w:pPrChange>
      </w:pPr>
      <w:del w:id="956" w:author="Basso, Marta" w:date="2025-01-09T10:41:00Z" w16du:dateUtc="2025-01-09T18:41:00Z">
        <w:r w:rsidDel="00370D0E">
          <w:delText>Grab two liter sample using the extendo sampler</w:delText>
        </w:r>
      </w:del>
    </w:p>
    <w:p w14:paraId="1FB46241" w14:textId="4FB66934" w:rsidR="00D7342B" w:rsidRPr="00210ED4" w:rsidRDefault="00D7342B">
      <w:pPr>
        <w:pStyle w:val="ListParagraph"/>
        <w:keepNext/>
        <w:keepLines/>
        <w:spacing w:before="160" w:after="80"/>
        <w:ind w:left="0"/>
        <w:contextualSpacing w:val="0"/>
        <w:outlineLvl w:val="2"/>
        <w:pPrChange w:id="957" w:author="Basso, Marta" w:date="2025-01-09T10:41:00Z" w16du:dateUtc="2025-01-09T18:41:00Z">
          <w:pPr>
            <w:pStyle w:val="ListParagraph"/>
            <w:numPr>
              <w:ilvl w:val="3"/>
              <w:numId w:val="43"/>
            </w:numPr>
            <w:ind w:left="630" w:hanging="360"/>
          </w:pPr>
        </w:pPrChange>
      </w:pPr>
    </w:p>
    <w:sectPr w:rsidR="00D7342B" w:rsidRPr="00210ED4">
      <w:footerReference w:type="default" r:id="rId47"/>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0" w:author="McCredie, Katherine E" w:date="2025-01-06T13:24:00Z" w:initials="KM">
    <w:p w14:paraId="651759EE" w14:textId="77777777" w:rsidR="005266CD" w:rsidRDefault="005266CD" w:rsidP="005266CD">
      <w:pPr>
        <w:pStyle w:val="CommentText"/>
      </w:pPr>
      <w:r>
        <w:rPr>
          <w:rStyle w:val="CommentReference"/>
        </w:rPr>
        <w:annotationRef/>
      </w:r>
      <w:r>
        <w:t>Is this for site installation (site scouting, site selection, levelogger stilling well installation, sonde pipe installation, etc.), or is it for the initial sampling setup??</w:t>
      </w:r>
    </w:p>
  </w:comment>
  <w:comment w:id="1" w:author="Basso, Marta" w:date="2025-01-09T09:21:00Z" w:initials="MB">
    <w:p w14:paraId="0AB3372E" w14:textId="77777777" w:rsidR="001B7495" w:rsidRDefault="001B7495" w:rsidP="001B7495">
      <w:pPr>
        <w:pStyle w:val="CommentText"/>
      </w:pPr>
      <w:r>
        <w:rPr>
          <w:rStyle w:val="CommentReference"/>
        </w:rPr>
        <w:annotationRef/>
      </w:r>
      <w:r>
        <w:t>It is the initial sampling setup</w:t>
      </w:r>
    </w:p>
  </w:comment>
  <w:comment w:id="2" w:author="Bogaart, Manon" w:date="2024-12-17T16:32:00Z" w:initials="MB">
    <w:p w14:paraId="600E0486" w14:textId="56256468" w:rsidR="001615E2" w:rsidRDefault="001615E2" w:rsidP="001615E2">
      <w:pPr>
        <w:pStyle w:val="CommentText"/>
      </w:pPr>
      <w:r>
        <w:rPr>
          <w:rStyle w:val="CommentReference"/>
        </w:rPr>
        <w:annotationRef/>
      </w:r>
      <w:r>
        <w:t>Is it only instalment? If yes, ignore my comment about the heading suggestion</w:t>
      </w:r>
    </w:p>
  </w:comment>
  <w:comment w:id="3" w:author="Basso, Marta" w:date="2024-12-27T12:12:00Z" w:initials="MB">
    <w:p w14:paraId="0882F701" w14:textId="77777777" w:rsidR="00381C78" w:rsidRDefault="00381C78" w:rsidP="00381C78">
      <w:pPr>
        <w:pStyle w:val="CommentText"/>
      </w:pPr>
      <w:r>
        <w:rPr>
          <w:rStyle w:val="CommentReference"/>
        </w:rPr>
        <w:annotationRef/>
      </w:r>
      <w:r>
        <w:t>Yes, we have to think how to include the in between check-ups, for now I’ll create a new document</w:t>
      </w:r>
    </w:p>
  </w:comment>
  <w:comment w:id="10" w:author="Cole, Ryan P" w:date="2025-01-07T09:28:00Z" w:initials="RC">
    <w:p w14:paraId="5E72DB0D" w14:textId="77777777" w:rsidR="00B401EF" w:rsidRDefault="00B401EF" w:rsidP="00B401EF">
      <w:pPr>
        <w:pStyle w:val="CommentText"/>
      </w:pPr>
      <w:r>
        <w:rPr>
          <w:rStyle w:val="CommentReference"/>
        </w:rPr>
        <w:annotationRef/>
      </w:r>
      <w:r>
        <w:t>Is this a packing list or a list of everything you want to have ready before a storm?</w:t>
      </w:r>
      <w:r>
        <w:br/>
        <w:t>If it’s the second, you could put it at the end of the Preparation SOP so you have a target to work toward</w:t>
      </w:r>
    </w:p>
  </w:comment>
  <w:comment w:id="11" w:author="Basso, Marta" w:date="2025-01-09T09:22:00Z" w:initials="MB">
    <w:p w14:paraId="13209895" w14:textId="77777777" w:rsidR="001B7495" w:rsidRDefault="001B7495" w:rsidP="001B7495">
      <w:pPr>
        <w:pStyle w:val="CommentText"/>
      </w:pPr>
      <w:r>
        <w:rPr>
          <w:rStyle w:val="CommentReference"/>
        </w:rPr>
        <w:annotationRef/>
      </w:r>
      <w:r>
        <w:t>It is everything we want to have ready to take in the field. So the packing list</w:t>
      </w:r>
    </w:p>
  </w:comment>
  <w:comment w:id="40" w:author="Cole, Ryan P" w:date="2025-01-07T09:26:00Z" w:initials="RC">
    <w:p w14:paraId="1D60470F" w14:textId="7CCA3079" w:rsidR="00B401EF" w:rsidRDefault="00B401EF" w:rsidP="00B401EF">
      <w:pPr>
        <w:pStyle w:val="CommentText"/>
      </w:pPr>
      <w:r>
        <w:rPr>
          <w:rStyle w:val="CommentReference"/>
        </w:rPr>
        <w:annotationRef/>
      </w:r>
      <w:r>
        <w:t>One per ISCO or one total?</w:t>
      </w:r>
    </w:p>
  </w:comment>
  <w:comment w:id="41" w:author="Basso, Marta" w:date="2025-01-09T09:24:00Z" w:initials="MB">
    <w:p w14:paraId="2B3738DE" w14:textId="77777777" w:rsidR="001B7495" w:rsidRDefault="001B7495" w:rsidP="001B7495">
      <w:pPr>
        <w:pStyle w:val="CommentText"/>
      </w:pPr>
      <w:r>
        <w:rPr>
          <w:rStyle w:val="CommentReference"/>
        </w:rPr>
        <w:annotationRef/>
      </w:r>
      <w:r>
        <w:t>Good question, I would say one per truck</w:t>
      </w:r>
    </w:p>
  </w:comment>
  <w:comment w:id="44" w:author="Cole, Ryan P" w:date="2025-01-07T09:32:00Z" w:initials="RC">
    <w:p w14:paraId="6B3A292F" w14:textId="56D12561" w:rsidR="00B401EF" w:rsidRDefault="00B401EF" w:rsidP="00B401EF">
      <w:pPr>
        <w:pStyle w:val="CommentText"/>
      </w:pPr>
      <w:r>
        <w:rPr>
          <w:rStyle w:val="CommentReference"/>
        </w:rPr>
        <w:annotationRef/>
      </w:r>
      <w:r>
        <w:t>Maybe easier to just put the number of deep cycle batteries rather than ISCO battery, spare ISCO battery, and deep cycle batteries</w:t>
      </w:r>
    </w:p>
  </w:comment>
  <w:comment w:id="46" w:author="Cole, Ryan P" w:date="2025-01-07T09:32:00Z" w:initials="RC">
    <w:p w14:paraId="75F1E9BC" w14:textId="77777777" w:rsidR="00B401EF" w:rsidRDefault="00B401EF" w:rsidP="00B401EF">
      <w:pPr>
        <w:pStyle w:val="CommentText"/>
      </w:pPr>
      <w:r>
        <w:rPr>
          <w:rStyle w:val="CommentReference"/>
        </w:rPr>
        <w:annotationRef/>
      </w:r>
      <w:r>
        <w:t>What size?</w:t>
      </w:r>
    </w:p>
  </w:comment>
  <w:comment w:id="47" w:author="Basso, Marta" w:date="2025-01-09T09:25:00Z" w:initials="MB">
    <w:p w14:paraId="290CCF1D" w14:textId="77777777" w:rsidR="001B7495" w:rsidRDefault="001B7495" w:rsidP="001B7495">
      <w:pPr>
        <w:pStyle w:val="CommentText"/>
      </w:pPr>
      <w:r>
        <w:rPr>
          <w:rStyle w:val="CommentReference"/>
        </w:rPr>
        <w:annotationRef/>
      </w:r>
      <w:r>
        <w:rPr>
          <w:b/>
          <w:bCs/>
        </w:rPr>
        <w:t>Need to check</w:t>
      </w:r>
    </w:p>
  </w:comment>
  <w:comment w:id="49" w:author="Cole, Ryan P" w:date="2025-01-07T09:32:00Z" w:initials="RC">
    <w:p w14:paraId="59F236E6" w14:textId="083B645E" w:rsidR="00B401EF" w:rsidRDefault="00B401EF" w:rsidP="00B401EF">
      <w:pPr>
        <w:pStyle w:val="CommentText"/>
      </w:pPr>
      <w:r>
        <w:rPr>
          <w:rStyle w:val="CommentReference"/>
        </w:rPr>
        <w:annotationRef/>
      </w:r>
      <w:r>
        <w:t>What kind?</w:t>
      </w:r>
    </w:p>
  </w:comment>
  <w:comment w:id="52" w:author="Cole, Ryan P" w:date="2025-01-07T09:32:00Z" w:initials="RC">
    <w:p w14:paraId="19BF4043" w14:textId="77777777" w:rsidR="00C4213A" w:rsidRDefault="00C4213A" w:rsidP="00C4213A">
      <w:pPr>
        <w:pStyle w:val="CommentText"/>
      </w:pPr>
      <w:r>
        <w:rPr>
          <w:rStyle w:val="CommentReference"/>
        </w:rPr>
        <w:annotationRef/>
      </w:r>
      <w:r>
        <w:t>??</w:t>
      </w:r>
    </w:p>
  </w:comment>
  <w:comment w:id="53" w:author="Basso, Marta" w:date="2025-01-09T09:27:00Z" w:initials="MB">
    <w:p w14:paraId="270A3313" w14:textId="77777777" w:rsidR="001B7495" w:rsidRDefault="001B7495" w:rsidP="001B7495">
      <w:pPr>
        <w:pStyle w:val="CommentText"/>
      </w:pPr>
      <w:r>
        <w:rPr>
          <w:rStyle w:val="CommentReference"/>
        </w:rPr>
        <w:annotationRef/>
      </w:r>
      <w:r>
        <w:t>corrected</w:t>
      </w:r>
    </w:p>
  </w:comment>
  <w:comment w:id="60" w:author="Bogaart, Manon" w:date="2024-12-17T16:08:00Z" w:initials="MB">
    <w:p w14:paraId="3F3FDFE6" w14:textId="04BD42C9" w:rsidR="008408B7" w:rsidRDefault="008408B7" w:rsidP="008408B7">
      <w:pPr>
        <w:pStyle w:val="CommentText"/>
      </w:pPr>
      <w:r>
        <w:rPr>
          <w:rStyle w:val="CommentReference"/>
        </w:rPr>
        <w:annotationRef/>
      </w:r>
      <w:r>
        <w:t>For battery acid spill</w:t>
      </w:r>
    </w:p>
  </w:comment>
  <w:comment w:id="62" w:author="Cole, Ryan P" w:date="2025-01-07T09:33:00Z" w:initials="RC">
    <w:p w14:paraId="3D3C81BB" w14:textId="77777777" w:rsidR="00C4213A" w:rsidRDefault="00C4213A" w:rsidP="00C4213A">
      <w:pPr>
        <w:pStyle w:val="CommentText"/>
      </w:pPr>
      <w:r>
        <w:rPr>
          <w:rStyle w:val="CommentReference"/>
        </w:rPr>
        <w:annotationRef/>
      </w:r>
      <w:r>
        <w:t>Is there a specific laptop that works best?</w:t>
      </w:r>
    </w:p>
  </w:comment>
  <w:comment w:id="63" w:author="Basso, Marta" w:date="2025-01-09T09:27:00Z" w:initials="MB">
    <w:p w14:paraId="722A0CF5" w14:textId="77777777" w:rsidR="001B7495" w:rsidRDefault="001B7495" w:rsidP="001B7495">
      <w:pPr>
        <w:pStyle w:val="CommentText"/>
      </w:pPr>
      <w:r>
        <w:rPr>
          <w:rStyle w:val="CommentReference"/>
        </w:rPr>
        <w:annotationRef/>
      </w:r>
      <w:r>
        <w:rPr>
          <w:b/>
          <w:bCs/>
        </w:rPr>
        <w:t>Yes, need to check the name</w:t>
      </w:r>
    </w:p>
  </w:comment>
  <w:comment w:id="123" w:author="Cole, Ryan P" w:date="2025-01-07T09:35:00Z" w:initials="RC">
    <w:p w14:paraId="43474080" w14:textId="11D1ED78" w:rsidR="00C4213A" w:rsidRDefault="00C4213A" w:rsidP="00C4213A">
      <w:pPr>
        <w:pStyle w:val="CommentText"/>
      </w:pPr>
      <w:r>
        <w:rPr>
          <w:rStyle w:val="CommentReference"/>
        </w:rPr>
        <w:annotationRef/>
      </w:r>
      <w:r>
        <w:t>What is this for if you use screws?</w:t>
      </w:r>
    </w:p>
  </w:comment>
  <w:comment w:id="124" w:author="Basso, Marta" w:date="2025-01-09T09:23:00Z" w:initials="MB">
    <w:p w14:paraId="070A22F2" w14:textId="77777777" w:rsidR="001B7495" w:rsidRDefault="001B7495" w:rsidP="001B7495">
      <w:pPr>
        <w:pStyle w:val="CommentText"/>
      </w:pPr>
      <w:r>
        <w:rPr>
          <w:rStyle w:val="CommentReference"/>
        </w:rPr>
        <w:annotationRef/>
      </w:r>
      <w:r>
        <w:t>WE use screws to install the wooden board on a log. I’ll need to check the name of the screws we used</w:t>
      </w:r>
    </w:p>
  </w:comment>
  <w:comment w:id="143" w:author="Cole, Ryan P" w:date="2025-01-07T09:34:00Z" w:initials="RC">
    <w:p w14:paraId="2309D7C0" w14:textId="29A47281" w:rsidR="00C4213A" w:rsidRDefault="00C4213A" w:rsidP="00C4213A">
      <w:pPr>
        <w:pStyle w:val="CommentText"/>
      </w:pPr>
      <w:r>
        <w:rPr>
          <w:rStyle w:val="CommentReference"/>
        </w:rPr>
        <w:annotationRef/>
      </w:r>
      <w:r>
        <w:t>What model? CR2032?</w:t>
      </w:r>
    </w:p>
  </w:comment>
  <w:comment w:id="144" w:author="Basso, Marta" w:date="2025-01-09T09:23:00Z" w:initials="MB">
    <w:p w14:paraId="63121DD5" w14:textId="77777777" w:rsidR="001B7495" w:rsidRDefault="001B7495" w:rsidP="001B7495">
      <w:pPr>
        <w:pStyle w:val="CommentText"/>
      </w:pPr>
      <w:r>
        <w:rPr>
          <w:rStyle w:val="CommentReference"/>
        </w:rPr>
        <w:annotationRef/>
      </w:r>
      <w:r>
        <w:rPr>
          <w:b/>
          <w:bCs/>
        </w:rPr>
        <w:t>Need to check</w:t>
      </w:r>
    </w:p>
  </w:comment>
  <w:comment w:id="236" w:author="Basso, Marta" w:date="2024-12-27T11:38:00Z" w:initials="MB">
    <w:p w14:paraId="1F59DA80" w14:textId="528CFD74" w:rsidR="00E53A61" w:rsidRDefault="00E53A61" w:rsidP="00E53A61">
      <w:pPr>
        <w:pStyle w:val="CommentText"/>
      </w:pPr>
      <w:r>
        <w:rPr>
          <w:rStyle w:val="CommentReference"/>
        </w:rPr>
        <w:annotationRef/>
      </w:r>
      <w:r>
        <w:t>Do we need this general part? I moved the safety and miscellaneous in the previous table. I think the tools and hardware here could go in the “pre-instrumentation deployment”, meaning pipes installation</w:t>
      </w:r>
    </w:p>
  </w:comment>
  <w:comment w:id="237" w:author="Basso, Marta" w:date="2024-12-27T11:57:00Z" w:initials="MB">
    <w:p w14:paraId="7AB0272D" w14:textId="77777777" w:rsidR="00C323BF" w:rsidRDefault="00C323BF" w:rsidP="00C323BF">
      <w:pPr>
        <w:pStyle w:val="CommentText"/>
      </w:pPr>
      <w:r>
        <w:rPr>
          <w:rStyle w:val="CommentReference"/>
        </w:rPr>
        <w:annotationRef/>
      </w:r>
      <w:r>
        <w:t>Probably leave the tools and hardware needed for the sondes and level logger deployment</w:t>
      </w:r>
    </w:p>
  </w:comment>
  <w:comment w:id="250" w:author="Cole, Ryan P" w:date="2025-01-07T09:25:00Z" w:initials="RC">
    <w:p w14:paraId="70ACE303" w14:textId="77777777" w:rsidR="00B401EF" w:rsidRDefault="00B401EF" w:rsidP="00B401EF">
      <w:pPr>
        <w:pStyle w:val="CommentText"/>
      </w:pPr>
      <w:r>
        <w:rPr>
          <w:rStyle w:val="CommentReference"/>
        </w:rPr>
        <w:annotationRef/>
      </w:r>
      <w:r>
        <w:t>Recommend adding the sizes of sockets needed for your deployment so you don’t end up with the wrong size</w:t>
      </w:r>
    </w:p>
  </w:comment>
  <w:comment w:id="251" w:author="Basso, Marta" w:date="2025-01-09T09:28:00Z" w:initials="MB">
    <w:p w14:paraId="55095CD6" w14:textId="77777777" w:rsidR="001B7495" w:rsidRDefault="001B7495" w:rsidP="001B7495">
      <w:pPr>
        <w:pStyle w:val="CommentText"/>
      </w:pPr>
      <w:r>
        <w:rPr>
          <w:rStyle w:val="CommentReference"/>
        </w:rPr>
        <w:annotationRef/>
      </w:r>
      <w:r>
        <w:t>What about all of them? ☺️</w:t>
      </w:r>
    </w:p>
  </w:comment>
  <w:comment w:id="286" w:author="McCredie, Katherine E" w:date="2025-01-06T13:05:00Z" w:initials="KM">
    <w:p w14:paraId="28D79727" w14:textId="6E1A20D3" w:rsidR="009D53AE" w:rsidRDefault="009D53AE" w:rsidP="009D53AE">
      <w:pPr>
        <w:pStyle w:val="CommentText"/>
      </w:pPr>
      <w:r>
        <w:rPr>
          <w:rStyle w:val="CommentReference"/>
        </w:rPr>
        <w:annotationRef/>
      </w:r>
      <w:r>
        <w:t>If this SOP is for installation, won’t you will need the sonde housing + all the hardware and other installation supplies?</w:t>
      </w:r>
    </w:p>
  </w:comment>
  <w:comment w:id="394" w:author="Bogaart, Manon" w:date="2024-12-17T16:31:00Z" w:initials="MB">
    <w:p w14:paraId="656BD95C" w14:textId="08F3CAEF" w:rsidR="00CA34EC" w:rsidRDefault="00CA34EC" w:rsidP="00CA34EC">
      <w:pPr>
        <w:pStyle w:val="CommentText"/>
      </w:pPr>
      <w:r>
        <w:rPr>
          <w:rStyle w:val="CommentReference"/>
        </w:rPr>
        <w:annotationRef/>
      </w:r>
      <w:r>
        <w:t xml:space="preserve">Maybe it is better to divide this into: </w:t>
      </w:r>
      <w:r>
        <w:br/>
        <w:t>1. Before leaving</w:t>
      </w:r>
      <w:r>
        <w:br/>
        <w:t>2. In the field</w:t>
      </w:r>
    </w:p>
    <w:p w14:paraId="757E903C" w14:textId="77777777" w:rsidR="00CA34EC" w:rsidRDefault="00CA34EC" w:rsidP="00CA34EC">
      <w:pPr>
        <w:pStyle w:val="CommentText"/>
      </w:pPr>
      <w:r>
        <w:t xml:space="preserve">    a. Installation</w:t>
      </w:r>
    </w:p>
    <w:p w14:paraId="72D29E5E" w14:textId="77777777" w:rsidR="00CA34EC" w:rsidRDefault="00CA34EC" w:rsidP="00CA34EC">
      <w:pPr>
        <w:pStyle w:val="CommentText"/>
      </w:pPr>
      <w:r>
        <w:t xml:space="preserve">    b. In between check-ups (don’t like this name)</w:t>
      </w:r>
    </w:p>
  </w:comment>
  <w:comment w:id="395" w:author="Cole, Ryan P" w:date="2025-01-07T09:37:00Z" w:initials="RC">
    <w:p w14:paraId="7DBAC165" w14:textId="77777777" w:rsidR="00C4213A" w:rsidRDefault="00C4213A" w:rsidP="00C4213A">
      <w:pPr>
        <w:pStyle w:val="CommentText"/>
      </w:pPr>
      <w:r>
        <w:rPr>
          <w:rStyle w:val="CommentReference"/>
        </w:rPr>
        <w:annotationRef/>
      </w:r>
      <w:r>
        <w:t>I think this is a great idea! It could even be multiple documents</w:t>
      </w:r>
    </w:p>
  </w:comment>
  <w:comment w:id="396" w:author="McCredie, Katherine E" w:date="2025-01-06T13:14:00Z" w:initials="KM">
    <w:p w14:paraId="10E5FDA3" w14:textId="64A1F7E6" w:rsidR="005266CD" w:rsidRDefault="005266CD" w:rsidP="005266CD">
      <w:pPr>
        <w:pStyle w:val="CommentText"/>
      </w:pPr>
      <w:r>
        <w:rPr>
          <w:rStyle w:val="CommentReference"/>
        </w:rPr>
        <w:annotationRef/>
      </w:r>
      <w:r>
        <w:t>Does this include site selection, installation steps?? Or just the very first day of sampling?</w:t>
      </w:r>
    </w:p>
  </w:comment>
  <w:comment w:id="397" w:author="Basso, Marta" w:date="2025-01-09T09:28:00Z" w:initials="MB">
    <w:p w14:paraId="68A5B9A8" w14:textId="77777777" w:rsidR="001B7495" w:rsidRDefault="001B7495" w:rsidP="001B7495">
      <w:pPr>
        <w:pStyle w:val="CommentText"/>
      </w:pPr>
      <w:r>
        <w:rPr>
          <w:rStyle w:val="CommentReference"/>
        </w:rPr>
        <w:annotationRef/>
      </w:r>
      <w:r>
        <w:t>Just the first day of sampling</w:t>
      </w:r>
    </w:p>
  </w:comment>
  <w:comment w:id="415" w:author="McCredie, Katherine E" w:date="2025-01-06T13:07:00Z" w:initials="KM">
    <w:p w14:paraId="117DE1B2" w14:textId="75593E55" w:rsidR="009D53AE" w:rsidRDefault="009D53AE" w:rsidP="009D53AE">
      <w:pPr>
        <w:pStyle w:val="CommentText"/>
      </w:pPr>
      <w:r>
        <w:rPr>
          <w:rStyle w:val="CommentReference"/>
        </w:rPr>
        <w:annotationRef/>
      </w:r>
      <w:r>
        <w:t>Which SOP in the T: drive? Having this many separate SOPs might be overcomplicating/confusing to future preparation - are you able to combine some of these SOPs?</w:t>
      </w:r>
    </w:p>
  </w:comment>
  <w:comment w:id="416" w:author="Basso, Marta" w:date="2025-01-09T09:28:00Z" w:initials="MB">
    <w:p w14:paraId="45E1E0DB" w14:textId="77777777" w:rsidR="001B7495" w:rsidRDefault="001B7495" w:rsidP="001B7495">
      <w:pPr>
        <w:pStyle w:val="CommentText"/>
      </w:pPr>
      <w:r>
        <w:rPr>
          <w:rStyle w:val="CommentReference"/>
        </w:rPr>
        <w:annotationRef/>
      </w:r>
      <w:r>
        <w:t xml:space="preserve">I am not sure this SOP exist </w:t>
      </w:r>
    </w:p>
  </w:comment>
  <w:comment w:id="459" w:author="Bogaart, Manon" w:date="2024-12-17T15:58:00Z" w:initials="MB">
    <w:p w14:paraId="0A3E7DC2" w14:textId="3FE3964E" w:rsidR="00451FC6" w:rsidRDefault="00451FC6" w:rsidP="00451FC6">
      <w:pPr>
        <w:pStyle w:val="CommentText"/>
      </w:pPr>
      <w:r>
        <w:rPr>
          <w:rStyle w:val="CommentReference"/>
        </w:rPr>
        <w:annotationRef/>
      </w:r>
      <w:r>
        <w:t>I removed launch levellogger, see in the field &gt; pressure transducer for reason</w:t>
      </w:r>
    </w:p>
  </w:comment>
  <w:comment w:id="460" w:author="Basso, Marta" w:date="2024-12-27T12:09:00Z" w:initials="MB">
    <w:p w14:paraId="0191D080" w14:textId="77777777" w:rsidR="00251AC5" w:rsidRDefault="002544C8" w:rsidP="00251AC5">
      <w:pPr>
        <w:pStyle w:val="CommentText"/>
      </w:pPr>
      <w:r>
        <w:rPr>
          <w:rStyle w:val="CommentReference"/>
        </w:rPr>
        <w:annotationRef/>
      </w:r>
      <w:r w:rsidR="00251AC5">
        <w:t>Should be in Lab filtering and sorting folder</w:t>
      </w:r>
    </w:p>
  </w:comment>
  <w:comment w:id="463" w:author="Basso, Marta" w:date="2025-01-14T08:43:00Z" w:initials="MB">
    <w:p w14:paraId="05F14AD2" w14:textId="77777777" w:rsidR="00797E03" w:rsidRDefault="00797E03" w:rsidP="00797E03">
      <w:pPr>
        <w:pStyle w:val="CommentText"/>
      </w:pPr>
      <w:r>
        <w:rPr>
          <w:rStyle w:val="CommentReference"/>
        </w:rPr>
        <w:annotationRef/>
      </w:r>
      <w:r>
        <w:t>Also barologger?</w:t>
      </w:r>
    </w:p>
  </w:comment>
  <w:comment w:id="461" w:author="McCredie, Katherine E" w:date="2025-01-06T13:10:00Z" w:initials="KM">
    <w:p w14:paraId="73E87915" w14:textId="4CA53A43" w:rsidR="009D53AE" w:rsidRDefault="009D53AE" w:rsidP="009D53AE">
      <w:pPr>
        <w:pStyle w:val="CommentText"/>
      </w:pPr>
      <w:r>
        <w:rPr>
          <w:rStyle w:val="CommentReference"/>
        </w:rPr>
        <w:annotationRef/>
      </w:r>
      <w:r>
        <w:t>Need more details here about the instrumentation and how you will program the equipment; 15-minute sampling, creating site names, recording serial numbers, etc.</w:t>
      </w:r>
    </w:p>
  </w:comment>
  <w:comment w:id="462" w:author="Basso, Marta" w:date="2025-01-09T09:32:00Z" w:initials="MB">
    <w:p w14:paraId="2B557130" w14:textId="77777777" w:rsidR="00324E3C" w:rsidRDefault="00324E3C" w:rsidP="00324E3C">
      <w:pPr>
        <w:pStyle w:val="CommentText"/>
      </w:pPr>
      <w:r>
        <w:rPr>
          <w:rStyle w:val="CommentReference"/>
        </w:rPr>
        <w:annotationRef/>
      </w:r>
      <w:r>
        <w:t xml:space="preserve">You are right, </w:t>
      </w:r>
      <w:r>
        <w:rPr>
          <w:b/>
          <w:bCs/>
        </w:rPr>
        <w:t>need to add the info in the lab preparation SOP</w:t>
      </w:r>
    </w:p>
  </w:comment>
  <w:comment w:id="492" w:author="Cole, Ryan P" w:date="2025-01-07T09:38:00Z" w:initials="RC">
    <w:p w14:paraId="027C8302" w14:textId="289BE484" w:rsidR="00C4213A" w:rsidRDefault="00C4213A" w:rsidP="00C4213A">
      <w:pPr>
        <w:pStyle w:val="CommentText"/>
      </w:pPr>
      <w:r>
        <w:rPr>
          <w:rStyle w:val="CommentReference"/>
        </w:rPr>
        <w:annotationRef/>
      </w:r>
      <w:r>
        <w:t>Are there staff plates?</w:t>
      </w:r>
    </w:p>
  </w:comment>
  <w:comment w:id="500" w:author="Bogaart, Manon" w:date="2024-12-17T16:04:00Z" w:initials="MB">
    <w:p w14:paraId="71381096" w14:textId="3D707F17" w:rsidR="00BE03AD" w:rsidRDefault="00BE03AD" w:rsidP="00BE03AD">
      <w:pPr>
        <w:pStyle w:val="CommentText"/>
      </w:pPr>
      <w:r>
        <w:rPr>
          <w:rStyle w:val="CommentReference"/>
        </w:rPr>
        <w:annotationRef/>
      </w:r>
      <w:r>
        <w:t>What does NT stand for?</w:t>
      </w:r>
    </w:p>
  </w:comment>
  <w:comment w:id="528" w:author="McCredie, Katherine E" w:date="2025-01-06T13:25:00Z" w:initials="KM">
    <w:p w14:paraId="43CAFB23" w14:textId="77777777" w:rsidR="00370D0E" w:rsidRDefault="00370D0E" w:rsidP="00370D0E">
      <w:pPr>
        <w:pStyle w:val="CommentText"/>
      </w:pPr>
      <w:r>
        <w:rPr>
          <w:rStyle w:val="CommentReference"/>
        </w:rPr>
        <w:annotationRef/>
      </w:r>
      <w:r>
        <w:t>What is the labeling format? Stored in a cooler? Transported back to the lab and then what?</w:t>
      </w:r>
    </w:p>
  </w:comment>
  <w:comment w:id="529" w:author="Cole, Ryan P" w:date="2025-01-07T09:58:00Z" w:initials="RC">
    <w:p w14:paraId="5D113844" w14:textId="77777777" w:rsidR="00370D0E" w:rsidRDefault="00370D0E" w:rsidP="00370D0E">
      <w:pPr>
        <w:pStyle w:val="CommentText"/>
      </w:pPr>
      <w:r>
        <w:rPr>
          <w:rStyle w:val="CommentReference"/>
        </w:rPr>
        <w:annotationRef/>
      </w:r>
      <w:r>
        <w:t>How many times? Should we do t his before or after setting everything up? Working in the stream may stir up some turbidity. Take the sample upstream of the work.</w:t>
      </w:r>
    </w:p>
  </w:comment>
  <w:comment w:id="526" w:author="Cole, Ryan P" w:date="2025-01-07T09:59:00Z" w:initials="RC">
    <w:p w14:paraId="78A87EA3" w14:textId="77777777" w:rsidR="00370D0E" w:rsidRDefault="00370D0E" w:rsidP="00370D0E">
      <w:pPr>
        <w:pStyle w:val="CommentText"/>
      </w:pPr>
      <w:r>
        <w:rPr>
          <w:rStyle w:val="CommentReference"/>
        </w:rPr>
        <w:annotationRef/>
      </w:r>
      <w:r>
        <w:t>Need a cooler and ice packs in the packing list</w:t>
      </w:r>
    </w:p>
  </w:comment>
  <w:comment w:id="532" w:author="Basso, Marta" w:date="2025-01-09T10:03:00Z" w:initials="MB">
    <w:p w14:paraId="730F2FAB" w14:textId="77777777" w:rsidR="00370D0E" w:rsidRDefault="00370D0E" w:rsidP="00370D0E">
      <w:pPr>
        <w:pStyle w:val="CommentText"/>
      </w:pPr>
      <w:r>
        <w:rPr>
          <w:rStyle w:val="CommentReference"/>
        </w:rPr>
        <w:annotationRef/>
      </w:r>
      <w:r>
        <w:t>Please change with the correct labling</w:t>
      </w:r>
    </w:p>
  </w:comment>
  <w:comment w:id="543" w:author="Bogaart, Manon" w:date="2024-12-17T16:28:00Z" w:initials="MB">
    <w:p w14:paraId="28A4A816" w14:textId="77777777" w:rsidR="00370D0E" w:rsidRDefault="00370D0E" w:rsidP="00370D0E">
      <w:pPr>
        <w:pStyle w:val="CommentText"/>
      </w:pPr>
      <w:r>
        <w:rPr>
          <w:rStyle w:val="CommentReference"/>
        </w:rPr>
        <w:annotationRef/>
      </w:r>
      <w:r>
        <w:t>We are only collection 1L, right?</w:t>
      </w:r>
    </w:p>
  </w:comment>
  <w:comment w:id="553" w:author="Basso, Marta" w:date="2025-01-09T10:03:00Z" w:initials="MB">
    <w:p w14:paraId="4FD11C4C" w14:textId="77777777" w:rsidR="00370D0E" w:rsidRDefault="00370D0E" w:rsidP="00370D0E">
      <w:pPr>
        <w:pStyle w:val="CommentText"/>
      </w:pPr>
      <w:r>
        <w:rPr>
          <w:rStyle w:val="CommentReference"/>
        </w:rPr>
        <w:annotationRef/>
      </w:r>
      <w:r>
        <w:t>I don’t think the name is correct</w:t>
      </w:r>
    </w:p>
  </w:comment>
  <w:comment w:id="589" w:author="McCredie, Katherine E" w:date="2025-01-06T13:12:00Z" w:initials="KM">
    <w:p w14:paraId="59DBA95F" w14:textId="77777777" w:rsidR="009D53AE" w:rsidRDefault="009D53AE" w:rsidP="009D53AE">
      <w:pPr>
        <w:pStyle w:val="CommentText"/>
      </w:pPr>
      <w:r>
        <w:rPr>
          <w:rStyle w:val="CommentReference"/>
        </w:rPr>
        <w:annotationRef/>
      </w:r>
      <w:r>
        <w:t>It can get wet - they were built for manholes (sewers). You just don’t want rain water getting into the open sample bottles</w:t>
      </w:r>
    </w:p>
  </w:comment>
  <w:comment w:id="590" w:author="Cole, Ryan P" w:date="2025-01-07T09:43:00Z" w:initials="RC">
    <w:p w14:paraId="35F99E70" w14:textId="77777777" w:rsidR="001D216E" w:rsidRDefault="001D216E" w:rsidP="001D216E">
      <w:pPr>
        <w:pStyle w:val="CommentText"/>
      </w:pPr>
      <w:r>
        <w:rPr>
          <w:rStyle w:val="CommentReference"/>
        </w:rPr>
        <w:annotationRef/>
      </w:r>
      <w:r>
        <w:t>Or stream water!</w:t>
      </w:r>
    </w:p>
  </w:comment>
  <w:comment w:id="605" w:author="Cole, Ryan P" w:date="2025-01-07T09:44:00Z" w:initials="RC">
    <w:p w14:paraId="63F2EB7C" w14:textId="77777777" w:rsidR="001D216E" w:rsidRDefault="001D216E" w:rsidP="001D216E">
      <w:pPr>
        <w:pStyle w:val="CommentText"/>
      </w:pPr>
      <w:r>
        <w:rPr>
          <w:rStyle w:val="CommentReference"/>
        </w:rPr>
        <w:annotationRef/>
      </w:r>
      <w:r>
        <w:t>Some pictures here might be helpful</w:t>
      </w:r>
    </w:p>
  </w:comment>
  <w:comment w:id="613" w:author="Cole, Ryan P" w:date="2025-01-07T09:45:00Z" w:initials="RC">
    <w:p w14:paraId="652D6A01" w14:textId="77777777" w:rsidR="001D216E" w:rsidRDefault="001D216E" w:rsidP="001D216E">
      <w:pPr>
        <w:pStyle w:val="CommentText"/>
      </w:pPr>
      <w:r>
        <w:rPr>
          <w:rStyle w:val="CommentReference"/>
        </w:rPr>
        <w:annotationRef/>
      </w:r>
      <w:r>
        <w:t>What depth are you trying to place the tube?</w:t>
      </w:r>
    </w:p>
  </w:comment>
  <w:comment w:id="614" w:author="Basso, Marta" w:date="2025-01-09T09:37:00Z" w:initials="MB">
    <w:p w14:paraId="52747A01" w14:textId="77777777" w:rsidR="00324E3C" w:rsidRDefault="00324E3C" w:rsidP="00324E3C">
      <w:pPr>
        <w:pStyle w:val="CommentText"/>
      </w:pPr>
      <w:r>
        <w:rPr>
          <w:rStyle w:val="CommentReference"/>
        </w:rPr>
        <w:annotationRef/>
      </w:r>
      <w:r>
        <w:t>We did not use a constant depth</w:t>
      </w:r>
    </w:p>
  </w:comment>
  <w:comment w:id="616" w:author="Cole, Ryan P" w:date="2025-01-07T09:45:00Z" w:initials="RC">
    <w:p w14:paraId="36ACF349" w14:textId="52E7D365" w:rsidR="001D216E" w:rsidRDefault="001D216E" w:rsidP="001D216E">
      <w:pPr>
        <w:pStyle w:val="CommentText"/>
      </w:pPr>
      <w:r>
        <w:rPr>
          <w:rStyle w:val="CommentReference"/>
        </w:rPr>
        <w:annotationRef/>
      </w:r>
      <w:r>
        <w:t>Again, pictures might help here</w:t>
      </w:r>
    </w:p>
  </w:comment>
  <w:comment w:id="621" w:author="Cole, Ryan P" w:date="2025-01-07T09:49:00Z" w:initials="RC">
    <w:p w14:paraId="6D04444F" w14:textId="77777777" w:rsidR="001D216E" w:rsidRDefault="001D216E" w:rsidP="001D216E">
      <w:pPr>
        <w:pStyle w:val="CommentText"/>
      </w:pPr>
      <w:r>
        <w:rPr>
          <w:rStyle w:val="CommentReference"/>
        </w:rPr>
        <w:annotationRef/>
      </w:r>
      <w:r>
        <w:t>FYI - This section may need to change if we use newer ISCOs. I think the programming menu is different on those.</w:t>
      </w:r>
    </w:p>
  </w:comment>
  <w:comment w:id="627" w:author="McCredie, Katherine E" w:date="2025-01-06T13:20:00Z" w:initials="KM">
    <w:p w14:paraId="30D9DF09" w14:textId="58BCA11E" w:rsidR="005266CD" w:rsidRDefault="005266CD" w:rsidP="005266CD">
      <w:pPr>
        <w:pStyle w:val="CommentText"/>
      </w:pPr>
      <w:r>
        <w:rPr>
          <w:rStyle w:val="CommentReference"/>
        </w:rPr>
        <w:annotationRef/>
      </w:r>
      <w:r>
        <w:t>Isn’t it 900 ml? Also, this is repeated below in ‘Programming Sequence’ step 9</w:t>
      </w:r>
    </w:p>
  </w:comment>
  <w:comment w:id="628" w:author="Basso, Marta" w:date="2025-01-09T09:39:00Z" w:initials="MB">
    <w:p w14:paraId="0B61102C" w14:textId="77777777" w:rsidR="00324E3C" w:rsidRDefault="00324E3C" w:rsidP="00324E3C">
      <w:pPr>
        <w:pStyle w:val="CommentText"/>
      </w:pPr>
      <w:r>
        <w:rPr>
          <w:rStyle w:val="CommentReference"/>
        </w:rPr>
        <w:annotationRef/>
      </w:r>
      <w:r>
        <w:t>We left to 1000 ml in the configuration because the bottle is 1000 ml, in the program we said to collect 900 ml. Those are two separate steps</w:t>
      </w:r>
    </w:p>
  </w:comment>
  <w:comment w:id="662" w:author="McCredie, Katherine E" w:date="2025-01-06T13:17:00Z" w:initials="KM">
    <w:p w14:paraId="2EE15D3D" w14:textId="23794C40" w:rsidR="005266CD" w:rsidRDefault="005266CD" w:rsidP="005266CD">
      <w:pPr>
        <w:pStyle w:val="CommentText"/>
      </w:pPr>
      <w:r>
        <w:rPr>
          <w:rStyle w:val="CommentReference"/>
        </w:rPr>
        <w:annotationRef/>
      </w:r>
      <w:r>
        <w:t>If this is just for the initial site installation/setup, we won’t be replacing bottles</w:t>
      </w:r>
    </w:p>
  </w:comment>
  <w:comment w:id="658" w:author="Bogaart, Manon" w:date="2024-12-17T16:15:00Z" w:initials="MB">
    <w:p w14:paraId="215EF785" w14:textId="548ABBB9" w:rsidR="0056429F" w:rsidRDefault="0056429F" w:rsidP="0056429F">
      <w:pPr>
        <w:pStyle w:val="CommentText"/>
      </w:pPr>
      <w:r>
        <w:rPr>
          <w:rStyle w:val="CommentReference"/>
        </w:rPr>
        <w:annotationRef/>
      </w:r>
      <w:r>
        <w:t>Don’t know if this is the right place for this, but it should be somewhere.</w:t>
      </w:r>
    </w:p>
  </w:comment>
  <w:comment w:id="682" w:author="McCredie, Katherine E" w:date="2025-01-06T13:18:00Z" w:initials="KM">
    <w:p w14:paraId="530B9C70" w14:textId="77777777" w:rsidR="005266CD" w:rsidRDefault="005266CD" w:rsidP="005266CD">
      <w:pPr>
        <w:pStyle w:val="CommentText"/>
      </w:pPr>
      <w:r>
        <w:rPr>
          <w:rStyle w:val="CommentReference"/>
        </w:rPr>
        <w:annotationRef/>
      </w:r>
      <w:r>
        <w:t>Have you been doing this? Might want to consider skipping this if there’s any chance of water getting into an acid washed bottle so you don’t contaminate (or, could use a test bottle)</w:t>
      </w:r>
    </w:p>
  </w:comment>
  <w:comment w:id="684" w:author="McCredie, Katherine E" w:date="2025-01-06T13:19:00Z" w:initials="KM">
    <w:p w14:paraId="6B3D3FDC" w14:textId="77777777" w:rsidR="005266CD" w:rsidRDefault="005266CD" w:rsidP="005266CD">
      <w:pPr>
        <w:pStyle w:val="CommentText"/>
      </w:pPr>
      <w:r>
        <w:rPr>
          <w:rStyle w:val="CommentReference"/>
        </w:rPr>
        <w:annotationRef/>
      </w:r>
      <w:r>
        <w:t>What is your sampling regime? Is it every 30 mins?</w:t>
      </w:r>
    </w:p>
  </w:comment>
  <w:comment w:id="685" w:author="Basso, Marta" w:date="2025-01-09T09:41:00Z" w:initials="MB">
    <w:p w14:paraId="5E516B57" w14:textId="77777777" w:rsidR="00324E3C" w:rsidRDefault="00324E3C" w:rsidP="00324E3C">
      <w:pPr>
        <w:pStyle w:val="CommentText"/>
      </w:pPr>
      <w:r>
        <w:rPr>
          <w:rStyle w:val="CommentReference"/>
        </w:rPr>
        <w:annotationRef/>
      </w:r>
      <w:r>
        <w:t>No, it will change depending on the storm. So for now I’ll leave it general</w:t>
      </w:r>
    </w:p>
  </w:comment>
  <w:comment w:id="708" w:author="Bogaart, Manon" w:date="2024-12-17T16:13:00Z" w:initials="MB">
    <w:p w14:paraId="25A3C91B" w14:textId="6D2CCE03" w:rsidR="009E650E" w:rsidRDefault="009E650E" w:rsidP="009E650E">
      <w:pPr>
        <w:pStyle w:val="CommentText"/>
      </w:pPr>
      <w:r>
        <w:rPr>
          <w:rStyle w:val="CommentReference"/>
        </w:rPr>
        <w:annotationRef/>
      </w:r>
      <w:r>
        <w:t>I don’t know if this is the right location for this but we need to put it somewhere.</w:t>
      </w:r>
    </w:p>
  </w:comment>
  <w:comment w:id="726" w:author="Cole, Ryan P" w:date="2025-01-07T09:53:00Z" w:initials="RC">
    <w:p w14:paraId="059D07A6" w14:textId="77777777" w:rsidR="00457400" w:rsidRDefault="00457400" w:rsidP="00457400">
      <w:pPr>
        <w:pStyle w:val="CommentText"/>
      </w:pPr>
      <w:r>
        <w:rPr>
          <w:rStyle w:val="CommentReference"/>
        </w:rPr>
        <w:annotationRef/>
      </w:r>
      <w:r>
        <w:t>Could be helpful to put a mini checklist of items you need to the stream here as a reminder. It sucks to leave things in the truck and have to make multiple trips.</w:t>
      </w:r>
    </w:p>
  </w:comment>
  <w:comment w:id="766" w:author="Basso, Marta" w:date="2024-12-27T12:05:00Z" w:initials="MB">
    <w:p w14:paraId="2320387B" w14:textId="52CC50C7" w:rsidR="002544C8" w:rsidRDefault="002544C8" w:rsidP="002544C8">
      <w:pPr>
        <w:pStyle w:val="CommentText"/>
      </w:pPr>
      <w:r>
        <w:rPr>
          <w:rStyle w:val="CommentReference"/>
        </w:rPr>
        <w:annotationRef/>
      </w:r>
      <w:r>
        <w:t>Supposedly is already launched, no? Maybe something like: double check the sonde is launched with 15 minutes interval</w:t>
      </w:r>
    </w:p>
  </w:comment>
  <w:comment w:id="784" w:author="Cole, Ryan P" w:date="2025-01-07T09:57:00Z" w:initials="RC">
    <w:p w14:paraId="77CA27A5" w14:textId="77777777" w:rsidR="00457400" w:rsidRDefault="00457400" w:rsidP="00457400">
      <w:pPr>
        <w:pStyle w:val="CommentText"/>
      </w:pPr>
      <w:r>
        <w:rPr>
          <w:rStyle w:val="CommentReference"/>
        </w:rPr>
        <w:annotationRef/>
      </w:r>
      <w:r>
        <w:t>How? Maybe a picture will help.</w:t>
      </w:r>
    </w:p>
  </w:comment>
  <w:comment w:id="798" w:author="Bogaart, Manon" w:date="2024-12-17T15:56:00Z" w:initials="MB">
    <w:p w14:paraId="69391DD3" w14:textId="437B274A" w:rsidR="00451FC6" w:rsidRDefault="00451FC6" w:rsidP="00451FC6">
      <w:pPr>
        <w:pStyle w:val="CommentText"/>
      </w:pPr>
      <w:r>
        <w:rPr>
          <w:rStyle w:val="CommentReference"/>
        </w:rPr>
        <w:annotationRef/>
      </w:r>
      <w:r>
        <w:t xml:space="preserve">This should not be done before leaving. It should be done at the location for the levellogger, I figured this out together with Ryan and Tyler. Because the air pressure is different between the before leaving and the location. The levellogger probably sets the value to 0 for the pressure while launching. If your location has a higher elevation then where you launched it, you could end up with negative waterlevel values. </w:t>
      </w:r>
      <w:r>
        <w:br/>
      </w:r>
      <w:r>
        <w:br/>
        <w:t>Therefore, I removed it out of the “Before leaving”.</w:t>
      </w:r>
    </w:p>
  </w:comment>
  <w:comment w:id="799" w:author="McCredie, Katherine E" w:date="2025-01-06T13:23:00Z" w:initials="KM">
    <w:p w14:paraId="6A7CFAEA" w14:textId="77777777" w:rsidR="005266CD" w:rsidRDefault="005266CD" w:rsidP="005266CD">
      <w:pPr>
        <w:pStyle w:val="CommentText"/>
      </w:pPr>
      <w:r>
        <w:rPr>
          <w:rStyle w:val="CommentReference"/>
        </w:rPr>
        <w:annotationRef/>
      </w:r>
      <w:r>
        <w:t xml:space="preserve">Shouldn’t it go here, though? In the ‘field’ section? There are some good details here for the programming. </w:t>
      </w:r>
    </w:p>
  </w:comment>
  <w:comment w:id="885" w:author="McCredie, Katherine E" w:date="2025-01-06T13:25:00Z" w:initials="KM">
    <w:p w14:paraId="62E35E51" w14:textId="77777777" w:rsidR="005266CD" w:rsidRDefault="005266CD" w:rsidP="005266CD">
      <w:pPr>
        <w:pStyle w:val="CommentText"/>
      </w:pPr>
      <w:r>
        <w:rPr>
          <w:rStyle w:val="CommentReference"/>
        </w:rPr>
        <w:annotationRef/>
      </w:r>
      <w:r>
        <w:t>Checking bottom to make sure levelogger is w/in it’s housing. Measuring from base of stilling well to base of stream. Any other steps??</w:t>
      </w:r>
    </w:p>
  </w:comment>
  <w:comment w:id="901" w:author="Cole, Ryan P" w:date="2025-01-07T09:58:00Z" w:initials="RC">
    <w:p w14:paraId="675575E7" w14:textId="77777777" w:rsidR="00457400" w:rsidRDefault="00457400" w:rsidP="00457400">
      <w:pPr>
        <w:pStyle w:val="CommentText"/>
      </w:pPr>
      <w:r>
        <w:rPr>
          <w:rStyle w:val="CommentReference"/>
        </w:rPr>
        <w:annotationRef/>
      </w:r>
      <w:r>
        <w:t>How? We would need a measuring stick in the gear list.</w:t>
      </w:r>
    </w:p>
  </w:comment>
  <w:comment w:id="905" w:author="Basso, Marta" w:date="2024-12-27T12:07:00Z" w:initials="MB">
    <w:p w14:paraId="1AAD9712" w14:textId="1FF02064" w:rsidR="002544C8" w:rsidRDefault="002544C8" w:rsidP="002544C8">
      <w:pPr>
        <w:pStyle w:val="CommentText"/>
      </w:pPr>
      <w:r>
        <w:rPr>
          <w:rStyle w:val="CommentReference"/>
        </w:rPr>
        <w:annotationRef/>
      </w:r>
      <w:r>
        <w:t>Shouldn't be before the level logger launch?</w:t>
      </w:r>
    </w:p>
  </w:comment>
  <w:comment w:id="911" w:author="McCredie, Katherine E" w:date="2025-01-06T13:25:00Z" w:initials="KM">
    <w:p w14:paraId="37D4F3B2" w14:textId="77777777" w:rsidR="005266CD" w:rsidRDefault="005266CD" w:rsidP="005266CD">
      <w:pPr>
        <w:pStyle w:val="CommentText"/>
      </w:pPr>
      <w:r>
        <w:rPr>
          <w:rStyle w:val="CommentReference"/>
        </w:rPr>
        <w:annotationRef/>
      </w:r>
      <w:r>
        <w:t>What is the labeling format? Stored in a cooler? Transported back to the lab and then what?</w:t>
      </w:r>
    </w:p>
  </w:comment>
  <w:comment w:id="912" w:author="Cole, Ryan P" w:date="2025-01-07T09:58:00Z" w:initials="RC">
    <w:p w14:paraId="712C7860" w14:textId="77777777" w:rsidR="00457400" w:rsidRDefault="00457400" w:rsidP="00457400">
      <w:pPr>
        <w:pStyle w:val="CommentText"/>
      </w:pPr>
      <w:r>
        <w:rPr>
          <w:rStyle w:val="CommentReference"/>
        </w:rPr>
        <w:annotationRef/>
      </w:r>
      <w:r>
        <w:t>How many times? Should we do t his before or after setting everything up? Working in the stream may stir up some turbidity. Take the sample upstream of the work.</w:t>
      </w:r>
    </w:p>
  </w:comment>
  <w:comment w:id="909" w:author="Cole, Ryan P" w:date="2025-01-07T09:59:00Z" w:initials="RC">
    <w:p w14:paraId="4F1D62A8" w14:textId="77777777" w:rsidR="00457400" w:rsidRDefault="00457400" w:rsidP="00457400">
      <w:pPr>
        <w:pStyle w:val="CommentText"/>
      </w:pPr>
      <w:r>
        <w:rPr>
          <w:rStyle w:val="CommentReference"/>
        </w:rPr>
        <w:annotationRef/>
      </w:r>
      <w:r>
        <w:t>Need a cooler and ice packs in the packing list</w:t>
      </w:r>
    </w:p>
  </w:comment>
  <w:comment w:id="942" w:author="Bogaart, Manon" w:date="2024-12-17T16:28:00Z" w:initials="MB">
    <w:p w14:paraId="4ED62B2A" w14:textId="55E1DF6F" w:rsidR="00CA34EC" w:rsidRDefault="00CA34EC" w:rsidP="00CA34EC">
      <w:pPr>
        <w:pStyle w:val="CommentText"/>
      </w:pPr>
      <w:r>
        <w:rPr>
          <w:rStyle w:val="CommentReference"/>
        </w:rPr>
        <w:annotationRef/>
      </w:r>
      <w:r>
        <w:t>We are only collection 1L, right?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651759EE" w15:done="0"/>
  <w15:commentEx w15:paraId="0AB3372E" w15:paraIdParent="651759EE" w15:done="0"/>
  <w15:commentEx w15:paraId="600E0486" w15:done="0"/>
  <w15:commentEx w15:paraId="0882F701" w15:paraIdParent="600E0486" w15:done="0"/>
  <w15:commentEx w15:paraId="5E72DB0D" w15:done="0"/>
  <w15:commentEx w15:paraId="13209895" w15:paraIdParent="5E72DB0D" w15:done="0"/>
  <w15:commentEx w15:paraId="1D60470F" w15:done="0"/>
  <w15:commentEx w15:paraId="2B3738DE" w15:paraIdParent="1D60470F" w15:done="0"/>
  <w15:commentEx w15:paraId="6B3A292F" w15:done="0"/>
  <w15:commentEx w15:paraId="75F1E9BC" w15:done="0"/>
  <w15:commentEx w15:paraId="290CCF1D" w15:paraIdParent="75F1E9BC" w15:done="0"/>
  <w15:commentEx w15:paraId="59F236E6" w15:done="1"/>
  <w15:commentEx w15:paraId="19BF4043" w15:done="1"/>
  <w15:commentEx w15:paraId="270A3313" w15:paraIdParent="19BF4043" w15:done="1"/>
  <w15:commentEx w15:paraId="3F3FDFE6" w15:done="0"/>
  <w15:commentEx w15:paraId="3D3C81BB" w15:done="1"/>
  <w15:commentEx w15:paraId="722A0CF5" w15:paraIdParent="3D3C81BB" w15:done="1"/>
  <w15:commentEx w15:paraId="43474080" w15:done="0"/>
  <w15:commentEx w15:paraId="070A22F2" w15:paraIdParent="43474080" w15:done="0"/>
  <w15:commentEx w15:paraId="2309D7C0" w15:done="1"/>
  <w15:commentEx w15:paraId="63121DD5" w15:paraIdParent="2309D7C0" w15:done="1"/>
  <w15:commentEx w15:paraId="1F59DA80" w15:done="0"/>
  <w15:commentEx w15:paraId="7AB0272D" w15:paraIdParent="1F59DA80" w15:done="0"/>
  <w15:commentEx w15:paraId="70ACE303" w15:done="0"/>
  <w15:commentEx w15:paraId="55095CD6" w15:paraIdParent="70ACE303" w15:done="0"/>
  <w15:commentEx w15:paraId="28D79727" w15:done="0"/>
  <w15:commentEx w15:paraId="72D29E5E" w15:done="0"/>
  <w15:commentEx w15:paraId="7DBAC165" w15:paraIdParent="72D29E5E" w15:done="0"/>
  <w15:commentEx w15:paraId="10E5FDA3" w15:done="0"/>
  <w15:commentEx w15:paraId="68A5B9A8" w15:paraIdParent="10E5FDA3" w15:done="0"/>
  <w15:commentEx w15:paraId="117DE1B2" w15:done="0"/>
  <w15:commentEx w15:paraId="45E1E0DB" w15:paraIdParent="117DE1B2" w15:done="0"/>
  <w15:commentEx w15:paraId="0A3E7DC2" w15:done="0"/>
  <w15:commentEx w15:paraId="0191D080" w15:paraIdParent="0A3E7DC2" w15:done="0"/>
  <w15:commentEx w15:paraId="05F14AD2" w15:paraIdParent="0A3E7DC2" w15:done="0"/>
  <w15:commentEx w15:paraId="73E87915" w15:done="0"/>
  <w15:commentEx w15:paraId="2B557130" w15:paraIdParent="73E87915" w15:done="0"/>
  <w15:commentEx w15:paraId="027C8302" w15:done="0"/>
  <w15:commentEx w15:paraId="71381096" w15:done="0"/>
  <w15:commentEx w15:paraId="43CAFB23" w15:done="1"/>
  <w15:commentEx w15:paraId="5D113844" w15:paraIdParent="43CAFB23" w15:done="1"/>
  <w15:commentEx w15:paraId="78A87EA3" w15:done="1"/>
  <w15:commentEx w15:paraId="730F2FAB" w15:done="0"/>
  <w15:commentEx w15:paraId="28A4A816" w15:done="1"/>
  <w15:commentEx w15:paraId="4FD11C4C" w15:done="0"/>
  <w15:commentEx w15:paraId="59DBA95F" w15:done="0"/>
  <w15:commentEx w15:paraId="35F99E70" w15:paraIdParent="59DBA95F" w15:done="0"/>
  <w15:commentEx w15:paraId="63F2EB7C" w15:done="1"/>
  <w15:commentEx w15:paraId="652D6A01" w15:done="0"/>
  <w15:commentEx w15:paraId="52747A01" w15:paraIdParent="652D6A01" w15:done="0"/>
  <w15:commentEx w15:paraId="36ACF349" w15:done="1"/>
  <w15:commentEx w15:paraId="6D04444F" w15:done="0"/>
  <w15:commentEx w15:paraId="30D9DF09" w15:done="0"/>
  <w15:commentEx w15:paraId="0B61102C" w15:paraIdParent="30D9DF09" w15:done="0"/>
  <w15:commentEx w15:paraId="2EE15D3D" w15:done="1"/>
  <w15:commentEx w15:paraId="215EF785" w15:done="0"/>
  <w15:commentEx w15:paraId="530B9C70" w15:done="1"/>
  <w15:commentEx w15:paraId="6B3D3FDC" w15:done="0"/>
  <w15:commentEx w15:paraId="5E516B57" w15:paraIdParent="6B3D3FDC" w15:done="0"/>
  <w15:commentEx w15:paraId="25A3C91B" w15:done="0"/>
  <w15:commentEx w15:paraId="059D07A6" w15:done="1"/>
  <w15:commentEx w15:paraId="2320387B" w15:done="0"/>
  <w15:commentEx w15:paraId="77CA27A5" w15:done="0"/>
  <w15:commentEx w15:paraId="69391DD3" w15:done="0"/>
  <w15:commentEx w15:paraId="6A7CFAEA" w15:paraIdParent="69391DD3" w15:done="0"/>
  <w15:commentEx w15:paraId="62E35E51" w15:done="1"/>
  <w15:commentEx w15:paraId="675575E7" w15:done="1"/>
  <w15:commentEx w15:paraId="1AAD9712" w15:done="0"/>
  <w15:commentEx w15:paraId="37D4F3B2" w15:done="1"/>
  <w15:commentEx w15:paraId="712C7860" w15:paraIdParent="37D4F3B2" w15:done="1"/>
  <w15:commentEx w15:paraId="4F1D62A8" w15:done="1"/>
  <w15:commentEx w15:paraId="4ED62B2A"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5CB13FD9" w16cex:dateUtc="2025-01-06T21:24:00Z"/>
  <w16cex:commentExtensible w16cex:durableId="06A2B1E8" w16cex:dateUtc="2025-01-09T17:21:00Z"/>
  <w16cex:commentExtensible w16cex:durableId="36FD5ABC" w16cex:dateUtc="2024-12-18T00:32:00Z"/>
  <w16cex:commentExtensible w16cex:durableId="7CEF841E" w16cex:dateUtc="2024-12-27T20:12:00Z"/>
  <w16cex:commentExtensible w16cex:durableId="76DEB6C4" w16cex:dateUtc="2025-01-07T17:28:00Z"/>
  <w16cex:commentExtensible w16cex:durableId="464E0EF7" w16cex:dateUtc="2025-01-09T17:22:00Z"/>
  <w16cex:commentExtensible w16cex:durableId="33F88DA4" w16cex:dateUtc="2025-01-07T17:26:00Z"/>
  <w16cex:commentExtensible w16cex:durableId="0F13DB84" w16cex:dateUtc="2025-01-09T17:24:00Z"/>
  <w16cex:commentExtensible w16cex:durableId="64B5E8E5" w16cex:dateUtc="2025-01-07T17:32:00Z"/>
  <w16cex:commentExtensible w16cex:durableId="0B0F2619" w16cex:dateUtc="2025-01-07T17:32:00Z"/>
  <w16cex:commentExtensible w16cex:durableId="0D37DBC1" w16cex:dateUtc="2025-01-09T17:25:00Z"/>
  <w16cex:commentExtensible w16cex:durableId="2913EA43" w16cex:dateUtc="2025-01-07T17:32:00Z"/>
  <w16cex:commentExtensible w16cex:durableId="7D360410" w16cex:dateUtc="2025-01-07T17:32:00Z"/>
  <w16cex:commentExtensible w16cex:durableId="3CCFB999" w16cex:dateUtc="2025-01-09T17:27:00Z"/>
  <w16cex:commentExtensible w16cex:durableId="4A05FC3A" w16cex:dateUtc="2024-12-18T00:08:00Z"/>
  <w16cex:commentExtensible w16cex:durableId="23D5148F" w16cex:dateUtc="2025-01-07T17:33:00Z"/>
  <w16cex:commentExtensible w16cex:durableId="0623C83F" w16cex:dateUtc="2025-01-09T17:27:00Z"/>
  <w16cex:commentExtensible w16cex:durableId="63BC39C8" w16cex:dateUtc="2025-01-07T17:35:00Z"/>
  <w16cex:commentExtensible w16cex:durableId="30C9F568" w16cex:dateUtc="2025-01-09T17:23:00Z"/>
  <w16cex:commentExtensible w16cex:durableId="5E9223B5" w16cex:dateUtc="2025-01-07T17:34:00Z"/>
  <w16cex:commentExtensible w16cex:durableId="1AFCDCB2" w16cex:dateUtc="2025-01-09T17:23:00Z"/>
  <w16cex:commentExtensible w16cex:durableId="47CF2DE3" w16cex:dateUtc="2024-12-27T19:38:00Z"/>
  <w16cex:commentExtensible w16cex:durableId="3964C4A6" w16cex:dateUtc="2024-12-27T19:57:00Z"/>
  <w16cex:commentExtensible w16cex:durableId="11692A43" w16cex:dateUtc="2025-01-07T17:25:00Z"/>
  <w16cex:commentExtensible w16cex:durableId="0A6FD763" w16cex:dateUtc="2025-01-09T17:28:00Z"/>
  <w16cex:commentExtensible w16cex:durableId="06D6271F" w16cex:dateUtc="2025-01-06T21:05:00Z"/>
  <w16cex:commentExtensible w16cex:durableId="66D6A7D7" w16cex:dateUtc="2024-12-18T00:31:00Z"/>
  <w16cex:commentExtensible w16cex:durableId="1DFBE8F5" w16cex:dateUtc="2025-01-07T17:37:00Z"/>
  <w16cex:commentExtensible w16cex:durableId="14C0BA30" w16cex:dateUtc="2025-01-06T21:14:00Z"/>
  <w16cex:commentExtensible w16cex:durableId="2F164DB1" w16cex:dateUtc="2025-01-09T17:28:00Z"/>
  <w16cex:commentExtensible w16cex:durableId="0EB0054E" w16cex:dateUtc="2025-01-06T21:07:00Z"/>
  <w16cex:commentExtensible w16cex:durableId="07A605C7" w16cex:dateUtc="2025-01-09T17:28:00Z"/>
  <w16cex:commentExtensible w16cex:durableId="3D110194" w16cex:dateUtc="2024-12-17T23:58:00Z"/>
  <w16cex:commentExtensible w16cex:durableId="4798EF8B" w16cex:dateUtc="2024-12-27T20:09:00Z"/>
  <w16cex:commentExtensible w16cex:durableId="2E9F49F0" w16cex:dateUtc="2025-01-14T16:43:00Z"/>
  <w16cex:commentExtensible w16cex:durableId="5143DA14" w16cex:dateUtc="2025-01-06T21:10:00Z"/>
  <w16cex:commentExtensible w16cex:durableId="01B8A1A1" w16cex:dateUtc="2025-01-09T17:32:00Z"/>
  <w16cex:commentExtensible w16cex:durableId="604C0770" w16cex:dateUtc="2025-01-07T17:38:00Z"/>
  <w16cex:commentExtensible w16cex:durableId="01DD3178" w16cex:dateUtc="2024-12-18T00:04:00Z"/>
  <w16cex:commentExtensible w16cex:durableId="35370BA4" w16cex:dateUtc="2025-01-06T21:25:00Z"/>
  <w16cex:commentExtensible w16cex:durableId="38A4F70E" w16cex:dateUtc="2025-01-07T17:58:00Z"/>
  <w16cex:commentExtensible w16cex:durableId="5E28AA3F" w16cex:dateUtc="2025-01-07T17:59:00Z"/>
  <w16cex:commentExtensible w16cex:durableId="3064E571"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Extensible w16cex:durableId="1ACB8500" w16cex:dateUtc="2025-01-09T18:03:00Z"/>
  <w16cex:commentExtensible w16cex:durableId="3FF59F83" w16cex:dateUtc="2025-01-06T21:12:00Z">
    <w16cex:extLst>
      <w16:ext w16:uri="{CE6994B0-6A32-4C9F-8C6B-6E91EDA988CE}">
        <cr:reactions xmlns:cr="http://schemas.microsoft.com/office/comments/2020/reactions">
          <cr:reaction reactionType="1">
            <cr:reactionInfo dateUtc="2025-01-09T17:36:26Z">
              <cr:user userId="S::bassom@oregonstate.edu::2a7483b0-f881-47be-92b5-056cbbab87ba" userProvider="AD" userName="Basso, Marta"/>
            </cr:reactionInfo>
          </cr:reaction>
        </cr:reactions>
      </w16:ext>
    </w16cex:extLst>
  </w16cex:commentExtensible>
  <w16cex:commentExtensible w16cex:durableId="014CB357" w16cex:dateUtc="2025-01-07T17:43:00Z"/>
  <w16cex:commentExtensible w16cex:durableId="30D9700E" w16cex:dateUtc="2025-01-07T17:44:00Z">
    <w16cex:extLst>
      <w16:ext w16:uri="{CE6994B0-6A32-4C9F-8C6B-6E91EDA988CE}">
        <cr:reactions xmlns:cr="http://schemas.microsoft.com/office/comments/2020/reactions">
          <cr:reaction reactionType="1">
            <cr:reactionInfo dateUtc="2025-01-14T16:45:26Z">
              <cr:user userId="S::bassom@oregonstate.edu::2a7483b0-f881-47be-92b5-056cbbab87ba" userProvider="AD" userName="Basso, Marta"/>
            </cr:reactionInfo>
          </cr:reaction>
        </cr:reactions>
      </w16:ext>
    </w16cex:extLst>
  </w16cex:commentExtensible>
  <w16cex:commentExtensible w16cex:durableId="524096FE" w16cex:dateUtc="2025-01-07T17:45:00Z"/>
  <w16cex:commentExtensible w16cex:durableId="463F0AAD" w16cex:dateUtc="2025-01-09T17:37:00Z"/>
  <w16cex:commentExtensible w16cex:durableId="220D4903" w16cex:dateUtc="2025-01-07T17:45:00Z"/>
  <w16cex:commentExtensible w16cex:durableId="3C106173" w16cex:dateUtc="2025-01-07T17:49:00Z">
    <w16cex:extLst>
      <w16:ext w16:uri="{CE6994B0-6A32-4C9F-8C6B-6E91EDA988CE}">
        <cr:reactions xmlns:cr="http://schemas.microsoft.com/office/comments/2020/reactions">
          <cr:reaction reactionType="1">
            <cr:reactionInfo dateUtc="2025-01-09T17:37:48Z">
              <cr:user userId="S::bassom@oregonstate.edu::2a7483b0-f881-47be-92b5-056cbbab87ba" userProvider="AD" userName="Basso, Marta"/>
            </cr:reactionInfo>
          </cr:reaction>
        </cr:reactions>
      </w16:ext>
    </w16cex:extLst>
  </w16cex:commentExtensible>
  <w16cex:commentExtensible w16cex:durableId="4F537203" w16cex:dateUtc="2025-01-06T21:20:00Z"/>
  <w16cex:commentExtensible w16cex:durableId="387C5B81" w16cex:dateUtc="2025-01-09T17:39:00Z"/>
  <w16cex:commentExtensible w16cex:durableId="77B8FB2F" w16cex:dateUtc="2025-01-06T21:17:00Z"/>
  <w16cex:commentExtensible w16cex:durableId="1C61211C" w16cex:dateUtc="2024-12-18T00:15:00Z"/>
  <w16cex:commentExtensible w16cex:durableId="047E089D" w16cex:dateUtc="2025-01-06T21:18:00Z"/>
  <w16cex:commentExtensible w16cex:durableId="1F3FE643" w16cex:dateUtc="2025-01-06T21:19:00Z"/>
  <w16cex:commentExtensible w16cex:durableId="468EF09D" w16cex:dateUtc="2025-01-09T17:41:00Z"/>
  <w16cex:commentExtensible w16cex:durableId="55492719" w16cex:dateUtc="2024-12-18T00:13:00Z">
    <w16cex:extLst>
      <w16:ext w16:uri="{CE6994B0-6A32-4C9F-8C6B-6E91EDA988CE}">
        <cr:reactions xmlns:cr="http://schemas.microsoft.com/office/comments/2020/reactions">
          <cr:reaction reactionType="1">
            <cr:reactionInfo dateUtc="2024-12-27T19:55:49Z">
              <cr:user userId="S::bassom@oregonstate.edu::2a7483b0-f881-47be-92b5-056cbbab87ba" userProvider="AD" userName="Basso, Marta"/>
            </cr:reactionInfo>
          </cr:reaction>
        </cr:reactions>
      </w16:ext>
    </w16cex:extLst>
  </w16cex:commentExtensible>
  <w16cex:commentExtensible w16cex:durableId="5E077B1E" w16cex:dateUtc="2025-01-07T17:53:00Z"/>
  <w16cex:commentExtensible w16cex:durableId="130529B8" w16cex:dateUtc="2024-12-27T20:05:00Z"/>
  <w16cex:commentExtensible w16cex:durableId="660FD08D" w16cex:dateUtc="2025-01-07T17:57:00Z"/>
  <w16cex:commentExtensible w16cex:durableId="672C4AD9" w16cex:dateUtc="2024-12-17T23:56:00Z">
    <w16cex:extLst>
      <w16:ext w16:uri="{CE6994B0-6A32-4C9F-8C6B-6E91EDA988CE}">
        <cr:reactions xmlns:cr="http://schemas.microsoft.com/office/comments/2020/reactions">
          <cr:reaction reactionType="1">
            <cr:reactionInfo dateUtc="2024-12-27T20:08:53Z">
              <cr:user userId="S::bassom@oregonstate.edu::2a7483b0-f881-47be-92b5-056cbbab87ba" userProvider="AD" userName="Basso, Marta"/>
            </cr:reactionInfo>
          </cr:reaction>
        </cr:reactions>
      </w16:ext>
    </w16cex:extLst>
  </w16cex:commentExtensible>
  <w16cex:commentExtensible w16cex:durableId="26E77394" w16cex:dateUtc="2025-01-06T21:23:00Z"/>
  <w16cex:commentExtensible w16cex:durableId="27201481" w16cex:dateUtc="2025-01-06T21:25:00Z"/>
  <w16cex:commentExtensible w16cex:durableId="38648059" w16cex:dateUtc="2025-01-07T17:58:00Z"/>
  <w16cex:commentExtensible w16cex:durableId="7D66B4C2" w16cex:dateUtc="2024-12-27T20:07:00Z"/>
  <w16cex:commentExtensible w16cex:durableId="1F7A349E" w16cex:dateUtc="2025-01-06T21:25:00Z"/>
  <w16cex:commentExtensible w16cex:durableId="38AD3E68" w16cex:dateUtc="2025-01-07T17:58:00Z"/>
  <w16cex:commentExtensible w16cex:durableId="1F8EF8E3" w16cex:dateUtc="2025-01-07T17:59:00Z"/>
  <w16cex:commentExtensible w16cex:durableId="3010B092" w16cex:dateUtc="2024-12-18T00:28:00Z">
    <w16cex:extLst>
      <w16:ext w16:uri="{CE6994B0-6A32-4C9F-8C6B-6E91EDA988CE}">
        <cr:reactions xmlns:cr="http://schemas.microsoft.com/office/comments/2020/reactions">
          <cr:reaction reactionType="1">
            <cr:reactionInfo dateUtc="2024-12-27T20:09:34Z">
              <cr:user userId="S::bassom@oregonstate.edu::2a7483b0-f881-47be-92b5-056cbbab87ba" userProvider="AD" userName="Basso, Marta"/>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651759EE" w16cid:durableId="5CB13FD9"/>
  <w16cid:commentId w16cid:paraId="0AB3372E" w16cid:durableId="06A2B1E8"/>
  <w16cid:commentId w16cid:paraId="600E0486" w16cid:durableId="36FD5ABC"/>
  <w16cid:commentId w16cid:paraId="0882F701" w16cid:durableId="7CEF841E"/>
  <w16cid:commentId w16cid:paraId="5E72DB0D" w16cid:durableId="76DEB6C4"/>
  <w16cid:commentId w16cid:paraId="13209895" w16cid:durableId="464E0EF7"/>
  <w16cid:commentId w16cid:paraId="1D60470F" w16cid:durableId="33F88DA4"/>
  <w16cid:commentId w16cid:paraId="2B3738DE" w16cid:durableId="0F13DB84"/>
  <w16cid:commentId w16cid:paraId="6B3A292F" w16cid:durableId="64B5E8E5"/>
  <w16cid:commentId w16cid:paraId="75F1E9BC" w16cid:durableId="0B0F2619"/>
  <w16cid:commentId w16cid:paraId="290CCF1D" w16cid:durableId="0D37DBC1"/>
  <w16cid:commentId w16cid:paraId="59F236E6" w16cid:durableId="2913EA43"/>
  <w16cid:commentId w16cid:paraId="19BF4043" w16cid:durableId="7D360410"/>
  <w16cid:commentId w16cid:paraId="270A3313" w16cid:durableId="3CCFB999"/>
  <w16cid:commentId w16cid:paraId="3F3FDFE6" w16cid:durableId="4A05FC3A"/>
  <w16cid:commentId w16cid:paraId="3D3C81BB" w16cid:durableId="23D5148F"/>
  <w16cid:commentId w16cid:paraId="722A0CF5" w16cid:durableId="0623C83F"/>
  <w16cid:commentId w16cid:paraId="43474080" w16cid:durableId="63BC39C8"/>
  <w16cid:commentId w16cid:paraId="070A22F2" w16cid:durableId="30C9F568"/>
  <w16cid:commentId w16cid:paraId="2309D7C0" w16cid:durableId="5E9223B5"/>
  <w16cid:commentId w16cid:paraId="63121DD5" w16cid:durableId="1AFCDCB2"/>
  <w16cid:commentId w16cid:paraId="1F59DA80" w16cid:durableId="47CF2DE3"/>
  <w16cid:commentId w16cid:paraId="7AB0272D" w16cid:durableId="3964C4A6"/>
  <w16cid:commentId w16cid:paraId="70ACE303" w16cid:durableId="11692A43"/>
  <w16cid:commentId w16cid:paraId="55095CD6" w16cid:durableId="0A6FD763"/>
  <w16cid:commentId w16cid:paraId="28D79727" w16cid:durableId="06D6271F"/>
  <w16cid:commentId w16cid:paraId="72D29E5E" w16cid:durableId="66D6A7D7"/>
  <w16cid:commentId w16cid:paraId="7DBAC165" w16cid:durableId="1DFBE8F5"/>
  <w16cid:commentId w16cid:paraId="10E5FDA3" w16cid:durableId="14C0BA30"/>
  <w16cid:commentId w16cid:paraId="68A5B9A8" w16cid:durableId="2F164DB1"/>
  <w16cid:commentId w16cid:paraId="117DE1B2" w16cid:durableId="0EB0054E"/>
  <w16cid:commentId w16cid:paraId="45E1E0DB" w16cid:durableId="07A605C7"/>
  <w16cid:commentId w16cid:paraId="0A3E7DC2" w16cid:durableId="3D110194"/>
  <w16cid:commentId w16cid:paraId="0191D080" w16cid:durableId="4798EF8B"/>
  <w16cid:commentId w16cid:paraId="05F14AD2" w16cid:durableId="2E9F49F0"/>
  <w16cid:commentId w16cid:paraId="73E87915" w16cid:durableId="5143DA14"/>
  <w16cid:commentId w16cid:paraId="2B557130" w16cid:durableId="01B8A1A1"/>
  <w16cid:commentId w16cid:paraId="027C8302" w16cid:durableId="604C0770"/>
  <w16cid:commentId w16cid:paraId="71381096" w16cid:durableId="01DD3178"/>
  <w16cid:commentId w16cid:paraId="43CAFB23" w16cid:durableId="35370BA4"/>
  <w16cid:commentId w16cid:paraId="5D113844" w16cid:durableId="38A4F70E"/>
  <w16cid:commentId w16cid:paraId="78A87EA3" w16cid:durableId="5E28AA3F"/>
  <w16cid:commentId w16cid:paraId="730F2FAB" w16cid:durableId="5AF4830E"/>
  <w16cid:commentId w16cid:paraId="28A4A816" w16cid:durableId="3064E571"/>
  <w16cid:commentId w16cid:paraId="4FD11C4C" w16cid:durableId="1ACB8500"/>
  <w16cid:commentId w16cid:paraId="59DBA95F" w16cid:durableId="3FF59F83"/>
  <w16cid:commentId w16cid:paraId="35F99E70" w16cid:durableId="014CB357"/>
  <w16cid:commentId w16cid:paraId="63F2EB7C" w16cid:durableId="30D9700E"/>
  <w16cid:commentId w16cid:paraId="652D6A01" w16cid:durableId="524096FE"/>
  <w16cid:commentId w16cid:paraId="52747A01" w16cid:durableId="463F0AAD"/>
  <w16cid:commentId w16cid:paraId="36ACF349" w16cid:durableId="220D4903"/>
  <w16cid:commentId w16cid:paraId="6D04444F" w16cid:durableId="3C106173"/>
  <w16cid:commentId w16cid:paraId="30D9DF09" w16cid:durableId="4F537203"/>
  <w16cid:commentId w16cid:paraId="0B61102C" w16cid:durableId="387C5B81"/>
  <w16cid:commentId w16cid:paraId="2EE15D3D" w16cid:durableId="77B8FB2F"/>
  <w16cid:commentId w16cid:paraId="215EF785" w16cid:durableId="1C61211C"/>
  <w16cid:commentId w16cid:paraId="530B9C70" w16cid:durableId="047E089D"/>
  <w16cid:commentId w16cid:paraId="6B3D3FDC" w16cid:durableId="1F3FE643"/>
  <w16cid:commentId w16cid:paraId="5E516B57" w16cid:durableId="468EF09D"/>
  <w16cid:commentId w16cid:paraId="25A3C91B" w16cid:durableId="55492719"/>
  <w16cid:commentId w16cid:paraId="059D07A6" w16cid:durableId="5E077B1E"/>
  <w16cid:commentId w16cid:paraId="2320387B" w16cid:durableId="130529B8"/>
  <w16cid:commentId w16cid:paraId="77CA27A5" w16cid:durableId="660FD08D"/>
  <w16cid:commentId w16cid:paraId="69391DD3" w16cid:durableId="672C4AD9"/>
  <w16cid:commentId w16cid:paraId="6A7CFAEA" w16cid:durableId="26E77394"/>
  <w16cid:commentId w16cid:paraId="62E35E51" w16cid:durableId="27201481"/>
  <w16cid:commentId w16cid:paraId="675575E7" w16cid:durableId="38648059"/>
  <w16cid:commentId w16cid:paraId="1AAD9712" w16cid:durableId="7D66B4C2"/>
  <w16cid:commentId w16cid:paraId="37D4F3B2" w16cid:durableId="1F7A349E"/>
  <w16cid:commentId w16cid:paraId="712C7860" w16cid:durableId="38AD3E68"/>
  <w16cid:commentId w16cid:paraId="4F1D62A8" w16cid:durableId="1F8EF8E3"/>
  <w16cid:commentId w16cid:paraId="4ED62B2A" w16cid:durableId="3010B09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21C7109" w14:textId="77777777" w:rsidR="00D470F7" w:rsidRDefault="00D470F7" w:rsidP="00210ED4">
      <w:pPr>
        <w:spacing w:after="0" w:line="240" w:lineRule="auto"/>
      </w:pPr>
      <w:r>
        <w:separator/>
      </w:r>
    </w:p>
  </w:endnote>
  <w:endnote w:type="continuationSeparator" w:id="0">
    <w:p w14:paraId="43CF09D9" w14:textId="77777777" w:rsidR="00D470F7" w:rsidRDefault="00D470F7" w:rsidP="00210E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846738720"/>
      <w:docPartObj>
        <w:docPartGallery w:val="Page Numbers (Bottom of Page)"/>
        <w:docPartUnique/>
      </w:docPartObj>
    </w:sdtPr>
    <w:sdtEndPr>
      <w:rPr>
        <w:noProof/>
      </w:rPr>
    </w:sdtEndPr>
    <w:sdtContent>
      <w:p w14:paraId="0723DC52" w14:textId="19934288" w:rsidR="00413A2A" w:rsidRDefault="00413A2A">
        <w:pPr>
          <w:pStyle w:val="Footer"/>
          <w:jc w:val="right"/>
        </w:pPr>
        <w:r>
          <w:fldChar w:fldCharType="begin"/>
        </w:r>
        <w:r>
          <w:instrText xml:space="preserve"> PAGE   \* MERGEFORMAT </w:instrText>
        </w:r>
        <w:r>
          <w:fldChar w:fldCharType="separate"/>
        </w:r>
        <w:r w:rsidR="00103F4E">
          <w:rPr>
            <w:noProof/>
          </w:rPr>
          <w:t>4</w:t>
        </w:r>
        <w:r>
          <w:rPr>
            <w:noProof/>
          </w:rPr>
          <w:fldChar w:fldCharType="end"/>
        </w:r>
      </w:p>
    </w:sdtContent>
  </w:sdt>
  <w:p w14:paraId="19291414" w14:textId="77777777" w:rsidR="00413A2A" w:rsidRDefault="00413A2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DC757BC" w14:textId="77777777" w:rsidR="00D470F7" w:rsidRDefault="00D470F7" w:rsidP="00210ED4">
      <w:pPr>
        <w:spacing w:after="0" w:line="240" w:lineRule="auto"/>
      </w:pPr>
      <w:r>
        <w:separator/>
      </w:r>
    </w:p>
  </w:footnote>
  <w:footnote w:type="continuationSeparator" w:id="0">
    <w:p w14:paraId="69EB5BCC" w14:textId="77777777" w:rsidR="00D470F7" w:rsidRDefault="00D470F7" w:rsidP="00210E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EA696D"/>
    <w:multiLevelType w:val="hybridMultilevel"/>
    <w:tmpl w:val="9048890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475400"/>
    <w:multiLevelType w:val="hybridMultilevel"/>
    <w:tmpl w:val="32A89FE8"/>
    <w:lvl w:ilvl="0" w:tplc="9874113C">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06701DCD"/>
    <w:multiLevelType w:val="hybridMultilevel"/>
    <w:tmpl w:val="838C02D2"/>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7E21CF6"/>
    <w:multiLevelType w:val="hybridMultilevel"/>
    <w:tmpl w:val="EF985AF8"/>
    <w:lvl w:ilvl="0" w:tplc="04090003">
      <w:start w:val="1"/>
      <w:numFmt w:val="bullet"/>
      <w:lvlText w:val="o"/>
      <w:lvlJc w:val="left"/>
      <w:pPr>
        <w:ind w:left="720" w:hanging="360"/>
      </w:pPr>
      <w:rPr>
        <w:rFonts w:ascii="Courier New" w:hAnsi="Courier New" w:cs="Courier New"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7F20250"/>
    <w:multiLevelType w:val="hybridMultilevel"/>
    <w:tmpl w:val="CE74BD9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9426121"/>
    <w:multiLevelType w:val="hybridMultilevel"/>
    <w:tmpl w:val="6F8E1BA4"/>
    <w:lvl w:ilvl="0" w:tplc="7F22A652">
      <w:start w:val="1"/>
      <w:numFmt w:val="bullet"/>
      <w:lvlText w:val=""/>
      <w:lvlJc w:val="left"/>
      <w:pPr>
        <w:ind w:left="1710" w:hanging="360"/>
      </w:pPr>
      <w:rPr>
        <w:rFonts w:ascii="Wingdings" w:hAnsi="Wingdings" w:hint="default"/>
      </w:rPr>
    </w:lvl>
    <w:lvl w:ilvl="1" w:tplc="04090001">
      <w:start w:val="1"/>
      <w:numFmt w:val="bullet"/>
      <w:lvlText w:val=""/>
      <w:lvlJc w:val="left"/>
      <w:pPr>
        <w:ind w:left="99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hint="default"/>
      </w:rPr>
    </w:lvl>
    <w:lvl w:ilvl="5" w:tplc="04090005">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5758E6"/>
    <w:multiLevelType w:val="hybridMultilevel"/>
    <w:tmpl w:val="84BA496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0DA2FF2"/>
    <w:multiLevelType w:val="hybridMultilevel"/>
    <w:tmpl w:val="2BFCF24C"/>
    <w:lvl w:ilvl="0" w:tplc="0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8424369"/>
    <w:multiLevelType w:val="hybridMultilevel"/>
    <w:tmpl w:val="CC6847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21C31CF"/>
    <w:multiLevelType w:val="hybridMultilevel"/>
    <w:tmpl w:val="FAEA67D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25C8242C"/>
    <w:multiLevelType w:val="hybridMultilevel"/>
    <w:tmpl w:val="DA4662AC"/>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72910A9"/>
    <w:multiLevelType w:val="hybridMultilevel"/>
    <w:tmpl w:val="C7F8120E"/>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9874113C">
      <w:start w:val="1"/>
      <w:numFmt w:val="decimal"/>
      <w:lvlText w:val="%4."/>
      <w:lvlJc w:val="left"/>
      <w:pPr>
        <w:ind w:left="360" w:hanging="360"/>
      </w:pPr>
    </w:lvl>
    <w:lvl w:ilvl="4" w:tplc="FFFFFFFF">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2C3079E4"/>
    <w:multiLevelType w:val="hybridMultilevel"/>
    <w:tmpl w:val="B876073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2C644429"/>
    <w:multiLevelType w:val="hybridMultilevel"/>
    <w:tmpl w:val="DDF813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DD3304E"/>
    <w:multiLevelType w:val="hybridMultilevel"/>
    <w:tmpl w:val="B68CABD6"/>
    <w:lvl w:ilvl="0" w:tplc="9874113C">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45A277D"/>
    <w:multiLevelType w:val="hybridMultilevel"/>
    <w:tmpl w:val="2A38F22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359147B3"/>
    <w:multiLevelType w:val="hybridMultilevel"/>
    <w:tmpl w:val="76646730"/>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17" w15:restartNumberingAfterBreak="0">
    <w:nsid w:val="379633FD"/>
    <w:multiLevelType w:val="hybridMultilevel"/>
    <w:tmpl w:val="4AB68DC0"/>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F51976"/>
    <w:multiLevelType w:val="hybridMultilevel"/>
    <w:tmpl w:val="0504B9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3D291AB7"/>
    <w:multiLevelType w:val="hybridMultilevel"/>
    <w:tmpl w:val="4FAA7F80"/>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3F3064FF"/>
    <w:multiLevelType w:val="hybridMultilevel"/>
    <w:tmpl w:val="BFA00B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464175D0"/>
    <w:multiLevelType w:val="hybridMultilevel"/>
    <w:tmpl w:val="02B4F7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ADB6C54"/>
    <w:multiLevelType w:val="hybridMultilevel"/>
    <w:tmpl w:val="623041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38572F"/>
    <w:multiLevelType w:val="hybridMultilevel"/>
    <w:tmpl w:val="C15EA4D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B3F6946"/>
    <w:multiLevelType w:val="hybridMultilevel"/>
    <w:tmpl w:val="CFB03C48"/>
    <w:lvl w:ilvl="0" w:tplc="04090003">
      <w:start w:val="1"/>
      <w:numFmt w:val="bullet"/>
      <w:lvlText w:val="o"/>
      <w:lvlJc w:val="left"/>
      <w:pPr>
        <w:ind w:left="765" w:hanging="360"/>
      </w:pPr>
      <w:rPr>
        <w:rFonts w:ascii="Courier New" w:hAnsi="Courier New" w:cs="Courier New" w:hint="default"/>
      </w:rPr>
    </w:lvl>
    <w:lvl w:ilvl="1" w:tplc="04090003" w:tentative="1">
      <w:start w:val="1"/>
      <w:numFmt w:val="bullet"/>
      <w:lvlText w:val="o"/>
      <w:lvlJc w:val="left"/>
      <w:pPr>
        <w:ind w:left="1485" w:hanging="360"/>
      </w:pPr>
      <w:rPr>
        <w:rFonts w:ascii="Courier New" w:hAnsi="Courier New" w:cs="Courier New" w:hint="default"/>
      </w:rPr>
    </w:lvl>
    <w:lvl w:ilvl="2" w:tplc="04090005" w:tentative="1">
      <w:start w:val="1"/>
      <w:numFmt w:val="bullet"/>
      <w:lvlText w:val=""/>
      <w:lvlJc w:val="left"/>
      <w:pPr>
        <w:ind w:left="2205" w:hanging="360"/>
      </w:pPr>
      <w:rPr>
        <w:rFonts w:ascii="Wingdings" w:hAnsi="Wingdings" w:hint="default"/>
      </w:rPr>
    </w:lvl>
    <w:lvl w:ilvl="3" w:tplc="04090001" w:tentative="1">
      <w:start w:val="1"/>
      <w:numFmt w:val="bullet"/>
      <w:lvlText w:val=""/>
      <w:lvlJc w:val="left"/>
      <w:pPr>
        <w:ind w:left="2925" w:hanging="360"/>
      </w:pPr>
      <w:rPr>
        <w:rFonts w:ascii="Symbol" w:hAnsi="Symbol" w:hint="default"/>
      </w:rPr>
    </w:lvl>
    <w:lvl w:ilvl="4" w:tplc="04090003" w:tentative="1">
      <w:start w:val="1"/>
      <w:numFmt w:val="bullet"/>
      <w:lvlText w:val="o"/>
      <w:lvlJc w:val="left"/>
      <w:pPr>
        <w:ind w:left="3645" w:hanging="360"/>
      </w:pPr>
      <w:rPr>
        <w:rFonts w:ascii="Courier New" w:hAnsi="Courier New" w:cs="Courier New" w:hint="default"/>
      </w:rPr>
    </w:lvl>
    <w:lvl w:ilvl="5" w:tplc="04090005" w:tentative="1">
      <w:start w:val="1"/>
      <w:numFmt w:val="bullet"/>
      <w:lvlText w:val=""/>
      <w:lvlJc w:val="left"/>
      <w:pPr>
        <w:ind w:left="4365" w:hanging="360"/>
      </w:pPr>
      <w:rPr>
        <w:rFonts w:ascii="Wingdings" w:hAnsi="Wingdings" w:hint="default"/>
      </w:rPr>
    </w:lvl>
    <w:lvl w:ilvl="6" w:tplc="04090001" w:tentative="1">
      <w:start w:val="1"/>
      <w:numFmt w:val="bullet"/>
      <w:lvlText w:val=""/>
      <w:lvlJc w:val="left"/>
      <w:pPr>
        <w:ind w:left="5085" w:hanging="360"/>
      </w:pPr>
      <w:rPr>
        <w:rFonts w:ascii="Symbol" w:hAnsi="Symbol" w:hint="default"/>
      </w:rPr>
    </w:lvl>
    <w:lvl w:ilvl="7" w:tplc="04090003" w:tentative="1">
      <w:start w:val="1"/>
      <w:numFmt w:val="bullet"/>
      <w:lvlText w:val="o"/>
      <w:lvlJc w:val="left"/>
      <w:pPr>
        <w:ind w:left="5805" w:hanging="360"/>
      </w:pPr>
      <w:rPr>
        <w:rFonts w:ascii="Courier New" w:hAnsi="Courier New" w:cs="Courier New" w:hint="default"/>
      </w:rPr>
    </w:lvl>
    <w:lvl w:ilvl="8" w:tplc="04090005" w:tentative="1">
      <w:start w:val="1"/>
      <w:numFmt w:val="bullet"/>
      <w:lvlText w:val=""/>
      <w:lvlJc w:val="left"/>
      <w:pPr>
        <w:ind w:left="6525" w:hanging="360"/>
      </w:pPr>
      <w:rPr>
        <w:rFonts w:ascii="Wingdings" w:hAnsi="Wingdings" w:hint="default"/>
      </w:rPr>
    </w:lvl>
  </w:abstractNum>
  <w:abstractNum w:abstractNumId="25" w15:restartNumberingAfterBreak="0">
    <w:nsid w:val="525F4A8B"/>
    <w:multiLevelType w:val="hybridMultilevel"/>
    <w:tmpl w:val="EDA6A3EA"/>
    <w:lvl w:ilvl="0" w:tplc="9874113C">
      <w:start w:val="1"/>
      <w:numFmt w:val="decimal"/>
      <w:lvlText w:val="%1."/>
      <w:lvlJc w:val="left"/>
      <w:pPr>
        <w:ind w:left="36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35D59CF"/>
    <w:multiLevelType w:val="hybridMultilevel"/>
    <w:tmpl w:val="6562D798"/>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4E64370"/>
    <w:multiLevelType w:val="hybridMultilevel"/>
    <w:tmpl w:val="CBFCFF1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6CC25D8"/>
    <w:multiLevelType w:val="hybridMultilevel"/>
    <w:tmpl w:val="0DCCB78C"/>
    <w:lvl w:ilvl="0" w:tplc="987411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7650F6B"/>
    <w:multiLevelType w:val="hybridMultilevel"/>
    <w:tmpl w:val="40845F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86D2849"/>
    <w:multiLevelType w:val="hybridMultilevel"/>
    <w:tmpl w:val="33CC70A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340" w:hanging="36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DD172BB"/>
    <w:multiLevelType w:val="hybridMultilevel"/>
    <w:tmpl w:val="A6FA43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FEB020A"/>
    <w:multiLevelType w:val="hybridMultilevel"/>
    <w:tmpl w:val="8C3E9DCE"/>
    <w:lvl w:ilvl="0" w:tplc="3E8251C8">
      <w:start w:val="1"/>
      <w:numFmt w:val="bullet"/>
      <w:lvlText w:val=""/>
      <w:lvlJc w:val="left"/>
      <w:pPr>
        <w:ind w:left="720" w:hanging="360"/>
      </w:pPr>
      <w:rPr>
        <w:rFonts w:ascii="Symbol" w:hAnsi="Symbol" w:hint="default"/>
        <w:color w:val="auto"/>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610A0FB9"/>
    <w:multiLevelType w:val="hybridMultilevel"/>
    <w:tmpl w:val="AD6EF780"/>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2657A11"/>
    <w:multiLevelType w:val="hybridMultilevel"/>
    <w:tmpl w:val="112C45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C57B59"/>
    <w:multiLevelType w:val="hybridMultilevel"/>
    <w:tmpl w:val="82BE5204"/>
    <w:lvl w:ilvl="0" w:tplc="04090003">
      <w:start w:val="1"/>
      <w:numFmt w:val="bullet"/>
      <w:lvlText w:val="o"/>
      <w:lvlJc w:val="left"/>
      <w:pPr>
        <w:ind w:left="720" w:hanging="360"/>
      </w:pPr>
      <w:rPr>
        <w:rFonts w:ascii="Courier New" w:hAnsi="Courier New" w:cs="Courier New"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662B90"/>
    <w:multiLevelType w:val="hybridMultilevel"/>
    <w:tmpl w:val="FBEAE3E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63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740600A"/>
    <w:multiLevelType w:val="hybridMultilevel"/>
    <w:tmpl w:val="3670C49A"/>
    <w:lvl w:ilvl="0" w:tplc="9874113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BB1F67"/>
    <w:multiLevelType w:val="hybridMultilevel"/>
    <w:tmpl w:val="0420BB40"/>
    <w:lvl w:ilvl="0" w:tplc="0409000F">
      <w:start w:val="1"/>
      <w:numFmt w:val="decimal"/>
      <w:lvlText w:val="%1."/>
      <w:lvlJc w:val="left"/>
      <w:pPr>
        <w:ind w:left="90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C844D0F"/>
    <w:multiLevelType w:val="hybridMultilevel"/>
    <w:tmpl w:val="838C02D2"/>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 w15:restartNumberingAfterBreak="0">
    <w:nsid w:val="6E481E74"/>
    <w:multiLevelType w:val="hybridMultilevel"/>
    <w:tmpl w:val="E41A37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1" w15:restartNumberingAfterBreak="0">
    <w:nsid w:val="710A6D13"/>
    <w:multiLevelType w:val="hybridMultilevel"/>
    <w:tmpl w:val="8B441DF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2A901D1"/>
    <w:multiLevelType w:val="hybridMultilevel"/>
    <w:tmpl w:val="C3FC4E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4D311E4"/>
    <w:multiLevelType w:val="hybridMultilevel"/>
    <w:tmpl w:val="F360708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720" w:hanging="360"/>
      </w:pPr>
    </w:lvl>
    <w:lvl w:ilvl="4" w:tplc="04090019">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758256BD"/>
    <w:multiLevelType w:val="hybridMultilevel"/>
    <w:tmpl w:val="1778A1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5" w15:restartNumberingAfterBreak="0">
    <w:nsid w:val="7595B75B"/>
    <w:multiLevelType w:val="hybridMultilevel"/>
    <w:tmpl w:val="E2F08E90"/>
    <w:lvl w:ilvl="0" w:tplc="9874113C">
      <w:start w:val="1"/>
      <w:numFmt w:val="decimal"/>
      <w:lvlText w:val="%1."/>
      <w:lvlJc w:val="left"/>
      <w:pPr>
        <w:ind w:left="360" w:hanging="360"/>
      </w:pPr>
    </w:lvl>
    <w:lvl w:ilvl="1" w:tplc="A10E3E74">
      <w:start w:val="1"/>
      <w:numFmt w:val="lowerLetter"/>
      <w:lvlText w:val="%2."/>
      <w:lvlJc w:val="left"/>
      <w:pPr>
        <w:ind w:left="1080" w:hanging="360"/>
      </w:pPr>
    </w:lvl>
    <w:lvl w:ilvl="2" w:tplc="77E873C6">
      <w:start w:val="1"/>
      <w:numFmt w:val="lowerRoman"/>
      <w:lvlText w:val="%3."/>
      <w:lvlJc w:val="right"/>
      <w:pPr>
        <w:ind w:left="1800" w:hanging="180"/>
      </w:pPr>
    </w:lvl>
    <w:lvl w:ilvl="3" w:tplc="DF94B0AC">
      <w:start w:val="1"/>
      <w:numFmt w:val="decimal"/>
      <w:lvlText w:val="%4."/>
      <w:lvlJc w:val="left"/>
      <w:pPr>
        <w:ind w:left="2520" w:hanging="360"/>
      </w:pPr>
    </w:lvl>
    <w:lvl w:ilvl="4" w:tplc="63BED2A0">
      <w:start w:val="1"/>
      <w:numFmt w:val="lowerLetter"/>
      <w:lvlText w:val="%5."/>
      <w:lvlJc w:val="left"/>
      <w:pPr>
        <w:ind w:left="3240" w:hanging="360"/>
      </w:pPr>
    </w:lvl>
    <w:lvl w:ilvl="5" w:tplc="FF065744">
      <w:start w:val="1"/>
      <w:numFmt w:val="lowerRoman"/>
      <w:lvlText w:val="%6."/>
      <w:lvlJc w:val="right"/>
      <w:pPr>
        <w:ind w:left="3960" w:hanging="180"/>
      </w:pPr>
    </w:lvl>
    <w:lvl w:ilvl="6" w:tplc="26480076">
      <w:start w:val="1"/>
      <w:numFmt w:val="decimal"/>
      <w:lvlText w:val="%7."/>
      <w:lvlJc w:val="left"/>
      <w:pPr>
        <w:ind w:left="4680" w:hanging="360"/>
      </w:pPr>
    </w:lvl>
    <w:lvl w:ilvl="7" w:tplc="FCD8B688">
      <w:start w:val="1"/>
      <w:numFmt w:val="lowerLetter"/>
      <w:lvlText w:val="%8."/>
      <w:lvlJc w:val="left"/>
      <w:pPr>
        <w:ind w:left="5400" w:hanging="360"/>
      </w:pPr>
    </w:lvl>
    <w:lvl w:ilvl="8" w:tplc="F6887056">
      <w:start w:val="1"/>
      <w:numFmt w:val="lowerRoman"/>
      <w:lvlText w:val="%9."/>
      <w:lvlJc w:val="right"/>
      <w:pPr>
        <w:ind w:left="6120" w:hanging="180"/>
      </w:pPr>
    </w:lvl>
  </w:abstractNum>
  <w:abstractNum w:abstractNumId="46" w15:restartNumberingAfterBreak="0">
    <w:nsid w:val="79A046F7"/>
    <w:multiLevelType w:val="hybridMultilevel"/>
    <w:tmpl w:val="3460992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C2747A4"/>
    <w:multiLevelType w:val="hybridMultilevel"/>
    <w:tmpl w:val="867EF576"/>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203976648">
    <w:abstractNumId w:val="20"/>
  </w:num>
  <w:num w:numId="2" w16cid:durableId="2084445665">
    <w:abstractNumId w:val="24"/>
  </w:num>
  <w:num w:numId="3" w16cid:durableId="699204217">
    <w:abstractNumId w:val="23"/>
  </w:num>
  <w:num w:numId="4" w16cid:durableId="164974386">
    <w:abstractNumId w:val="31"/>
  </w:num>
  <w:num w:numId="5" w16cid:durableId="1028530141">
    <w:abstractNumId w:val="6"/>
  </w:num>
  <w:num w:numId="6" w16cid:durableId="849681010">
    <w:abstractNumId w:val="4"/>
  </w:num>
  <w:num w:numId="7" w16cid:durableId="302740420">
    <w:abstractNumId w:val="0"/>
  </w:num>
  <w:num w:numId="8" w16cid:durableId="1674797845">
    <w:abstractNumId w:val="21"/>
  </w:num>
  <w:num w:numId="9" w16cid:durableId="341980392">
    <w:abstractNumId w:val="18"/>
  </w:num>
  <w:num w:numId="10" w16cid:durableId="1568876141">
    <w:abstractNumId w:val="30"/>
  </w:num>
  <w:num w:numId="11" w16cid:durableId="1160998381">
    <w:abstractNumId w:val="47"/>
  </w:num>
  <w:num w:numId="12" w16cid:durableId="1353336468">
    <w:abstractNumId w:val="7"/>
  </w:num>
  <w:num w:numId="13" w16cid:durableId="462583452">
    <w:abstractNumId w:val="45"/>
  </w:num>
  <w:num w:numId="14" w16cid:durableId="1930232873">
    <w:abstractNumId w:val="17"/>
  </w:num>
  <w:num w:numId="15" w16cid:durableId="960842352">
    <w:abstractNumId w:val="43"/>
  </w:num>
  <w:num w:numId="16" w16cid:durableId="508758323">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09825547">
    <w:abstractNumId w:val="33"/>
  </w:num>
  <w:num w:numId="18" w16cid:durableId="1675378643">
    <w:abstractNumId w:val="32"/>
  </w:num>
  <w:num w:numId="19" w16cid:durableId="866874671">
    <w:abstractNumId w:val="5"/>
  </w:num>
  <w:num w:numId="20" w16cid:durableId="1621298011">
    <w:abstractNumId w:val="8"/>
  </w:num>
  <w:num w:numId="21" w16cid:durableId="550726666">
    <w:abstractNumId w:val="38"/>
  </w:num>
  <w:num w:numId="22" w16cid:durableId="1350183438">
    <w:abstractNumId w:val="19"/>
  </w:num>
  <w:num w:numId="23" w16cid:durableId="971246793">
    <w:abstractNumId w:val="3"/>
  </w:num>
  <w:num w:numId="24" w16cid:durableId="209653411">
    <w:abstractNumId w:val="10"/>
  </w:num>
  <w:num w:numId="25" w16cid:durableId="1676150637">
    <w:abstractNumId w:val="26"/>
  </w:num>
  <w:num w:numId="26" w16cid:durableId="1949703458">
    <w:abstractNumId w:val="2"/>
  </w:num>
  <w:num w:numId="27" w16cid:durableId="1607420956">
    <w:abstractNumId w:val="39"/>
  </w:num>
  <w:num w:numId="28" w16cid:durableId="1151554846">
    <w:abstractNumId w:val="13"/>
  </w:num>
  <w:num w:numId="29" w16cid:durableId="158421493">
    <w:abstractNumId w:val="12"/>
  </w:num>
  <w:num w:numId="30" w16cid:durableId="1250045958">
    <w:abstractNumId w:val="44"/>
  </w:num>
  <w:num w:numId="31" w16cid:durableId="1361542150">
    <w:abstractNumId w:val="35"/>
  </w:num>
  <w:num w:numId="32" w16cid:durableId="1625623449">
    <w:abstractNumId w:val="22"/>
  </w:num>
  <w:num w:numId="33" w16cid:durableId="322200940">
    <w:abstractNumId w:val="25"/>
  </w:num>
  <w:num w:numId="34" w16cid:durableId="1510212904">
    <w:abstractNumId w:val="29"/>
  </w:num>
  <w:num w:numId="35" w16cid:durableId="946691343">
    <w:abstractNumId w:val="41"/>
  </w:num>
  <w:num w:numId="36" w16cid:durableId="446047661">
    <w:abstractNumId w:val="9"/>
  </w:num>
  <w:num w:numId="37" w16cid:durableId="1154567831">
    <w:abstractNumId w:val="40"/>
  </w:num>
  <w:num w:numId="38" w16cid:durableId="25109563">
    <w:abstractNumId w:val="11"/>
  </w:num>
  <w:num w:numId="39" w16cid:durableId="1959868354">
    <w:abstractNumId w:val="28"/>
  </w:num>
  <w:num w:numId="40" w16cid:durableId="1272786489">
    <w:abstractNumId w:val="1"/>
  </w:num>
  <w:num w:numId="41" w16cid:durableId="1486242104">
    <w:abstractNumId w:val="37"/>
  </w:num>
  <w:num w:numId="42" w16cid:durableId="1237862732">
    <w:abstractNumId w:val="14"/>
  </w:num>
  <w:num w:numId="43" w16cid:durableId="830373403">
    <w:abstractNumId w:val="36"/>
  </w:num>
  <w:num w:numId="44" w16cid:durableId="2013677753">
    <w:abstractNumId w:val="16"/>
  </w:num>
  <w:num w:numId="45" w16cid:durableId="1748579068">
    <w:abstractNumId w:val="46"/>
  </w:num>
  <w:num w:numId="46" w16cid:durableId="1525972124">
    <w:abstractNumId w:val="15"/>
  </w:num>
  <w:num w:numId="47" w16cid:durableId="906692630">
    <w:abstractNumId w:val="42"/>
  </w:num>
  <w:num w:numId="48" w16cid:durableId="20086729">
    <w:abstractNumId w:val="3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McCredie, Katherine E">
    <w15:presenceInfo w15:providerId="AD" w15:userId="S::mccredik@oregonstate.edu::4a56503d-fdf9-4cf2-a276-c8b3f8b89f1d"/>
  </w15:person>
  <w15:person w15:author="Basso, Marta">
    <w15:presenceInfo w15:providerId="AD" w15:userId="S::bassom@oregonstate.edu::2a7483b0-f881-47be-92b5-056cbbab87ba"/>
  </w15:person>
  <w15:person w15:author="Bogaart, Manon">
    <w15:presenceInfo w15:providerId="AD" w15:userId="S::manon.bogaart@wur.nl::b67a45fb-844a-460c-b6da-612055ed0700"/>
  </w15:person>
  <w15:person w15:author="Cole, Ryan P">
    <w15:presenceInfo w15:providerId="AD" w15:userId="S::colery@oregonstate.edu::3c769ebc-d48d-4599-afff-410fd6943141"/>
  </w15:person>
  <w15:person w15:author="H2O">
    <w15:presenceInfo w15:providerId="None" w15:userId="H2O"/>
  </w15:person>
  <w15:person w15:author="Murshed, Humyra Bente">
    <w15:presenceInfo w15:providerId="AD" w15:userId="S::murshedh@oregonstate.edu::385f69c5-fd23-4685-96bd-958fd35e0af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060C7"/>
    <w:rsid w:val="00015AE5"/>
    <w:rsid w:val="00045D1A"/>
    <w:rsid w:val="000512EE"/>
    <w:rsid w:val="00082A2C"/>
    <w:rsid w:val="000A1744"/>
    <w:rsid w:val="000D577F"/>
    <w:rsid w:val="00103F4E"/>
    <w:rsid w:val="001615E2"/>
    <w:rsid w:val="0018185A"/>
    <w:rsid w:val="001B7495"/>
    <w:rsid w:val="001D216E"/>
    <w:rsid w:val="00210ED4"/>
    <w:rsid w:val="00212AB5"/>
    <w:rsid w:val="00234C09"/>
    <w:rsid w:val="00236473"/>
    <w:rsid w:val="00236DA3"/>
    <w:rsid w:val="0025001D"/>
    <w:rsid w:val="002517FF"/>
    <w:rsid w:val="00251AC5"/>
    <w:rsid w:val="00253BB3"/>
    <w:rsid w:val="00254434"/>
    <w:rsid w:val="002544C8"/>
    <w:rsid w:val="00256542"/>
    <w:rsid w:val="00270802"/>
    <w:rsid w:val="00287E95"/>
    <w:rsid w:val="002959FB"/>
    <w:rsid w:val="002F528C"/>
    <w:rsid w:val="00301434"/>
    <w:rsid w:val="00315DA5"/>
    <w:rsid w:val="0032188B"/>
    <w:rsid w:val="00324E3C"/>
    <w:rsid w:val="00330A1F"/>
    <w:rsid w:val="003500F0"/>
    <w:rsid w:val="0035252C"/>
    <w:rsid w:val="00370D0E"/>
    <w:rsid w:val="00380EF9"/>
    <w:rsid w:val="00381C78"/>
    <w:rsid w:val="003854D0"/>
    <w:rsid w:val="00397E69"/>
    <w:rsid w:val="003E6078"/>
    <w:rsid w:val="003F41B1"/>
    <w:rsid w:val="004036C1"/>
    <w:rsid w:val="004060C7"/>
    <w:rsid w:val="00413A2A"/>
    <w:rsid w:val="00426FFB"/>
    <w:rsid w:val="00432A90"/>
    <w:rsid w:val="0044489B"/>
    <w:rsid w:val="00451FC6"/>
    <w:rsid w:val="00457400"/>
    <w:rsid w:val="00465A42"/>
    <w:rsid w:val="004758F7"/>
    <w:rsid w:val="004F1CB8"/>
    <w:rsid w:val="0052330A"/>
    <w:rsid w:val="005266CD"/>
    <w:rsid w:val="005424EC"/>
    <w:rsid w:val="0055591D"/>
    <w:rsid w:val="0056429F"/>
    <w:rsid w:val="00570263"/>
    <w:rsid w:val="005847A5"/>
    <w:rsid w:val="005A49F8"/>
    <w:rsid w:val="005F3411"/>
    <w:rsid w:val="0060354D"/>
    <w:rsid w:val="00651B1F"/>
    <w:rsid w:val="00652824"/>
    <w:rsid w:val="006A2BAB"/>
    <w:rsid w:val="006C4733"/>
    <w:rsid w:val="006E3584"/>
    <w:rsid w:val="00706E96"/>
    <w:rsid w:val="00714488"/>
    <w:rsid w:val="007209A3"/>
    <w:rsid w:val="007546A8"/>
    <w:rsid w:val="00797E03"/>
    <w:rsid w:val="007B70E2"/>
    <w:rsid w:val="007D399F"/>
    <w:rsid w:val="008408B7"/>
    <w:rsid w:val="008526EF"/>
    <w:rsid w:val="00861D22"/>
    <w:rsid w:val="008740BC"/>
    <w:rsid w:val="008802A1"/>
    <w:rsid w:val="0089271C"/>
    <w:rsid w:val="0089313D"/>
    <w:rsid w:val="00893347"/>
    <w:rsid w:val="008961F8"/>
    <w:rsid w:val="008A5C92"/>
    <w:rsid w:val="008D7862"/>
    <w:rsid w:val="0090029E"/>
    <w:rsid w:val="009150F5"/>
    <w:rsid w:val="00927179"/>
    <w:rsid w:val="009750DA"/>
    <w:rsid w:val="009760D9"/>
    <w:rsid w:val="009A435F"/>
    <w:rsid w:val="009D06CE"/>
    <w:rsid w:val="009D53AE"/>
    <w:rsid w:val="009E1F5C"/>
    <w:rsid w:val="009E650E"/>
    <w:rsid w:val="00A0171F"/>
    <w:rsid w:val="00A37685"/>
    <w:rsid w:val="00A64249"/>
    <w:rsid w:val="00A77B2B"/>
    <w:rsid w:val="00A82BC4"/>
    <w:rsid w:val="00A92B90"/>
    <w:rsid w:val="00AB2EBE"/>
    <w:rsid w:val="00B2573D"/>
    <w:rsid w:val="00B401EF"/>
    <w:rsid w:val="00B92A73"/>
    <w:rsid w:val="00BA772F"/>
    <w:rsid w:val="00BC7BD3"/>
    <w:rsid w:val="00BE03AD"/>
    <w:rsid w:val="00BE0E99"/>
    <w:rsid w:val="00BF2031"/>
    <w:rsid w:val="00C323BF"/>
    <w:rsid w:val="00C32ACE"/>
    <w:rsid w:val="00C4213A"/>
    <w:rsid w:val="00C81E43"/>
    <w:rsid w:val="00C94917"/>
    <w:rsid w:val="00CA34EC"/>
    <w:rsid w:val="00CC69B8"/>
    <w:rsid w:val="00CF785A"/>
    <w:rsid w:val="00D1652B"/>
    <w:rsid w:val="00D24364"/>
    <w:rsid w:val="00D470F7"/>
    <w:rsid w:val="00D721DC"/>
    <w:rsid w:val="00D7342B"/>
    <w:rsid w:val="00DA7A15"/>
    <w:rsid w:val="00DD13E4"/>
    <w:rsid w:val="00E11679"/>
    <w:rsid w:val="00E44BD1"/>
    <w:rsid w:val="00E53A61"/>
    <w:rsid w:val="00E82031"/>
    <w:rsid w:val="00ED0C99"/>
    <w:rsid w:val="00ED461F"/>
    <w:rsid w:val="00EE580A"/>
    <w:rsid w:val="00F155A5"/>
    <w:rsid w:val="00F264B9"/>
    <w:rsid w:val="00FA6525"/>
    <w:rsid w:val="00FE0D56"/>
    <w:rsid w:val="00FE22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7CD3BA5"/>
  <w15:chartTrackingRefBased/>
  <w15:docId w15:val="{C09D1976-759C-4697-A7FE-384AD20EA5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060C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060C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060C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autoRedefine/>
    <w:uiPriority w:val="9"/>
    <w:unhideWhenUsed/>
    <w:qFormat/>
    <w:rsid w:val="00082A2C"/>
    <w:pPr>
      <w:keepNext/>
      <w:keepLines/>
      <w:spacing w:before="80" w:after="40" w:line="240" w:lineRule="auto"/>
      <w:outlineLvl w:val="3"/>
    </w:pPr>
    <w:rPr>
      <w:rFonts w:eastAsiaTheme="majorEastAsia" w:cstheme="majorBidi"/>
      <w:b/>
      <w:iCs/>
      <w:sz w:val="28"/>
      <w:szCs w:val="28"/>
    </w:rPr>
  </w:style>
  <w:style w:type="paragraph" w:styleId="Heading5">
    <w:name w:val="heading 5"/>
    <w:basedOn w:val="Normal"/>
    <w:next w:val="Normal"/>
    <w:link w:val="Heading5Char"/>
    <w:uiPriority w:val="9"/>
    <w:semiHidden/>
    <w:unhideWhenUsed/>
    <w:qFormat/>
    <w:rsid w:val="004060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060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060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060C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060C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0C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060C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060C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082A2C"/>
    <w:rPr>
      <w:rFonts w:eastAsiaTheme="majorEastAsia" w:cstheme="majorBidi"/>
      <w:b/>
      <w:iCs/>
      <w:sz w:val="28"/>
      <w:szCs w:val="28"/>
    </w:rPr>
  </w:style>
  <w:style w:type="character" w:customStyle="1" w:styleId="Heading5Char">
    <w:name w:val="Heading 5 Char"/>
    <w:basedOn w:val="DefaultParagraphFont"/>
    <w:link w:val="Heading5"/>
    <w:uiPriority w:val="9"/>
    <w:semiHidden/>
    <w:rsid w:val="004060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060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060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060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060C7"/>
    <w:rPr>
      <w:rFonts w:eastAsiaTheme="majorEastAsia" w:cstheme="majorBidi"/>
      <w:color w:val="272727" w:themeColor="text1" w:themeTint="D8"/>
    </w:rPr>
  </w:style>
  <w:style w:type="paragraph" w:styleId="Title">
    <w:name w:val="Title"/>
    <w:basedOn w:val="Normal"/>
    <w:next w:val="Normal"/>
    <w:link w:val="TitleChar"/>
    <w:uiPriority w:val="10"/>
    <w:qFormat/>
    <w:rsid w:val="004060C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060C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060C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060C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060C7"/>
    <w:pPr>
      <w:spacing w:before="160"/>
      <w:jc w:val="center"/>
    </w:pPr>
    <w:rPr>
      <w:i/>
      <w:iCs/>
      <w:color w:val="404040" w:themeColor="text1" w:themeTint="BF"/>
    </w:rPr>
  </w:style>
  <w:style w:type="character" w:customStyle="1" w:styleId="QuoteChar">
    <w:name w:val="Quote Char"/>
    <w:basedOn w:val="DefaultParagraphFont"/>
    <w:link w:val="Quote"/>
    <w:uiPriority w:val="29"/>
    <w:rsid w:val="004060C7"/>
    <w:rPr>
      <w:i/>
      <w:iCs/>
      <w:color w:val="404040" w:themeColor="text1" w:themeTint="BF"/>
    </w:rPr>
  </w:style>
  <w:style w:type="paragraph" w:styleId="ListParagraph">
    <w:name w:val="List Paragraph"/>
    <w:basedOn w:val="Normal"/>
    <w:uiPriority w:val="34"/>
    <w:qFormat/>
    <w:rsid w:val="004060C7"/>
    <w:pPr>
      <w:ind w:left="720"/>
      <w:contextualSpacing/>
    </w:pPr>
  </w:style>
  <w:style w:type="character" w:styleId="IntenseEmphasis">
    <w:name w:val="Intense Emphasis"/>
    <w:basedOn w:val="DefaultParagraphFont"/>
    <w:uiPriority w:val="21"/>
    <w:qFormat/>
    <w:rsid w:val="004060C7"/>
    <w:rPr>
      <w:i/>
      <w:iCs/>
      <w:color w:val="0F4761" w:themeColor="accent1" w:themeShade="BF"/>
    </w:rPr>
  </w:style>
  <w:style w:type="paragraph" w:styleId="IntenseQuote">
    <w:name w:val="Intense Quote"/>
    <w:basedOn w:val="Normal"/>
    <w:next w:val="Normal"/>
    <w:link w:val="IntenseQuoteChar"/>
    <w:uiPriority w:val="30"/>
    <w:qFormat/>
    <w:rsid w:val="004060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060C7"/>
    <w:rPr>
      <w:i/>
      <w:iCs/>
      <w:color w:val="0F4761" w:themeColor="accent1" w:themeShade="BF"/>
    </w:rPr>
  </w:style>
  <w:style w:type="character" w:styleId="IntenseReference">
    <w:name w:val="Intense Reference"/>
    <w:basedOn w:val="DefaultParagraphFont"/>
    <w:uiPriority w:val="32"/>
    <w:qFormat/>
    <w:rsid w:val="004060C7"/>
    <w:rPr>
      <w:b/>
      <w:bCs/>
      <w:smallCaps/>
      <w:color w:val="0F4761" w:themeColor="accent1" w:themeShade="BF"/>
      <w:spacing w:val="5"/>
    </w:rPr>
  </w:style>
  <w:style w:type="paragraph" w:styleId="Header">
    <w:name w:val="header"/>
    <w:basedOn w:val="Normal"/>
    <w:link w:val="HeaderChar"/>
    <w:uiPriority w:val="99"/>
    <w:unhideWhenUsed/>
    <w:rsid w:val="00210ED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0ED4"/>
  </w:style>
  <w:style w:type="paragraph" w:styleId="Footer">
    <w:name w:val="footer"/>
    <w:basedOn w:val="Normal"/>
    <w:link w:val="FooterChar"/>
    <w:uiPriority w:val="99"/>
    <w:unhideWhenUsed/>
    <w:rsid w:val="00210ED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0ED4"/>
  </w:style>
  <w:style w:type="table" w:styleId="TableGrid">
    <w:name w:val="Table Grid"/>
    <w:basedOn w:val="TableNormal"/>
    <w:uiPriority w:val="39"/>
    <w:rsid w:val="00210ED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F264B9"/>
    <w:pPr>
      <w:spacing w:after="200" w:line="240" w:lineRule="auto"/>
    </w:pPr>
    <w:rPr>
      <w:i/>
      <w:iCs/>
      <w:color w:val="0E2841" w:themeColor="text2"/>
      <w:kern w:val="0"/>
      <w:sz w:val="18"/>
      <w:szCs w:val="18"/>
      <w14:ligatures w14:val="none"/>
    </w:rPr>
  </w:style>
  <w:style w:type="character" w:styleId="Hyperlink">
    <w:name w:val="Hyperlink"/>
    <w:basedOn w:val="DefaultParagraphFont"/>
    <w:uiPriority w:val="99"/>
    <w:unhideWhenUsed/>
    <w:rsid w:val="00C94917"/>
    <w:rPr>
      <w:color w:val="467886" w:themeColor="hyperlink"/>
      <w:u w:val="single"/>
    </w:rPr>
  </w:style>
  <w:style w:type="character" w:customStyle="1" w:styleId="UnresolvedMention1">
    <w:name w:val="Unresolved Mention1"/>
    <w:basedOn w:val="DefaultParagraphFont"/>
    <w:uiPriority w:val="99"/>
    <w:semiHidden/>
    <w:unhideWhenUsed/>
    <w:rsid w:val="00C94917"/>
    <w:rPr>
      <w:color w:val="605E5C"/>
      <w:shd w:val="clear" w:color="auto" w:fill="E1DFDD"/>
    </w:rPr>
  </w:style>
  <w:style w:type="paragraph" w:styleId="TOCHeading">
    <w:name w:val="TOC Heading"/>
    <w:basedOn w:val="Heading1"/>
    <w:next w:val="Normal"/>
    <w:uiPriority w:val="39"/>
    <w:unhideWhenUsed/>
    <w:qFormat/>
    <w:rsid w:val="00927179"/>
    <w:pPr>
      <w:spacing w:before="240" w:after="0"/>
      <w:outlineLvl w:val="9"/>
    </w:pPr>
    <w:rPr>
      <w:kern w:val="0"/>
      <w:sz w:val="32"/>
      <w:szCs w:val="32"/>
      <w14:ligatures w14:val="none"/>
    </w:rPr>
  </w:style>
  <w:style w:type="paragraph" w:styleId="TOC2">
    <w:name w:val="toc 2"/>
    <w:basedOn w:val="Normal"/>
    <w:next w:val="Normal"/>
    <w:autoRedefine/>
    <w:uiPriority w:val="39"/>
    <w:unhideWhenUsed/>
    <w:rsid w:val="00927179"/>
    <w:pPr>
      <w:spacing w:after="100"/>
      <w:ind w:left="220"/>
    </w:pPr>
  </w:style>
  <w:style w:type="paragraph" w:styleId="TOC3">
    <w:name w:val="toc 3"/>
    <w:basedOn w:val="Normal"/>
    <w:next w:val="Normal"/>
    <w:autoRedefine/>
    <w:uiPriority w:val="39"/>
    <w:unhideWhenUsed/>
    <w:rsid w:val="00927179"/>
    <w:pPr>
      <w:spacing w:after="100"/>
      <w:ind w:left="440"/>
    </w:pPr>
  </w:style>
  <w:style w:type="paragraph" w:styleId="TOC4">
    <w:name w:val="toc 4"/>
    <w:basedOn w:val="Normal"/>
    <w:next w:val="Normal"/>
    <w:autoRedefine/>
    <w:uiPriority w:val="39"/>
    <w:unhideWhenUsed/>
    <w:rsid w:val="00927179"/>
    <w:pPr>
      <w:spacing w:after="100"/>
      <w:ind w:left="660"/>
    </w:pPr>
  </w:style>
  <w:style w:type="character" w:styleId="CommentReference">
    <w:name w:val="annotation reference"/>
    <w:basedOn w:val="DefaultParagraphFont"/>
    <w:uiPriority w:val="99"/>
    <w:semiHidden/>
    <w:unhideWhenUsed/>
    <w:rsid w:val="0055591D"/>
    <w:rPr>
      <w:sz w:val="16"/>
      <w:szCs w:val="16"/>
    </w:rPr>
  </w:style>
  <w:style w:type="paragraph" w:styleId="CommentText">
    <w:name w:val="annotation text"/>
    <w:basedOn w:val="Normal"/>
    <w:link w:val="CommentTextChar"/>
    <w:uiPriority w:val="99"/>
    <w:unhideWhenUsed/>
    <w:rsid w:val="0055591D"/>
    <w:pPr>
      <w:spacing w:line="240" w:lineRule="auto"/>
    </w:pPr>
    <w:rPr>
      <w:sz w:val="20"/>
      <w:szCs w:val="20"/>
    </w:rPr>
  </w:style>
  <w:style w:type="character" w:customStyle="1" w:styleId="CommentTextChar">
    <w:name w:val="Comment Text Char"/>
    <w:basedOn w:val="DefaultParagraphFont"/>
    <w:link w:val="CommentText"/>
    <w:uiPriority w:val="99"/>
    <w:rsid w:val="0055591D"/>
    <w:rPr>
      <w:sz w:val="20"/>
      <w:szCs w:val="20"/>
    </w:rPr>
  </w:style>
  <w:style w:type="paragraph" w:styleId="CommentSubject">
    <w:name w:val="annotation subject"/>
    <w:basedOn w:val="CommentText"/>
    <w:next w:val="CommentText"/>
    <w:link w:val="CommentSubjectChar"/>
    <w:uiPriority w:val="99"/>
    <w:semiHidden/>
    <w:unhideWhenUsed/>
    <w:rsid w:val="0055591D"/>
    <w:rPr>
      <w:b/>
      <w:bCs/>
    </w:rPr>
  </w:style>
  <w:style w:type="character" w:customStyle="1" w:styleId="CommentSubjectChar">
    <w:name w:val="Comment Subject Char"/>
    <w:basedOn w:val="CommentTextChar"/>
    <w:link w:val="CommentSubject"/>
    <w:uiPriority w:val="99"/>
    <w:semiHidden/>
    <w:rsid w:val="0055591D"/>
    <w:rPr>
      <w:b/>
      <w:bCs/>
      <w:sz w:val="20"/>
      <w:szCs w:val="20"/>
    </w:rPr>
  </w:style>
  <w:style w:type="paragraph" w:styleId="TOC1">
    <w:name w:val="toc 1"/>
    <w:basedOn w:val="Normal"/>
    <w:next w:val="Normal"/>
    <w:autoRedefine/>
    <w:uiPriority w:val="39"/>
    <w:unhideWhenUsed/>
    <w:rsid w:val="005847A5"/>
    <w:pPr>
      <w:spacing w:after="100"/>
    </w:pPr>
  </w:style>
  <w:style w:type="paragraph" w:styleId="Revision">
    <w:name w:val="Revision"/>
    <w:hidden/>
    <w:uiPriority w:val="99"/>
    <w:semiHidden/>
    <w:rsid w:val="00E82031"/>
    <w:pPr>
      <w:spacing w:after="0" w:line="240" w:lineRule="auto"/>
    </w:pPr>
  </w:style>
  <w:style w:type="paragraph" w:styleId="BalloonText">
    <w:name w:val="Balloon Text"/>
    <w:basedOn w:val="Normal"/>
    <w:link w:val="BalloonTextChar"/>
    <w:uiPriority w:val="99"/>
    <w:semiHidden/>
    <w:unhideWhenUsed/>
    <w:rsid w:val="00A3768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3768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6784084">
      <w:bodyDiv w:val="1"/>
      <w:marLeft w:val="0"/>
      <w:marRight w:val="0"/>
      <w:marTop w:val="0"/>
      <w:marBottom w:val="0"/>
      <w:divBdr>
        <w:top w:val="none" w:sz="0" w:space="0" w:color="auto"/>
        <w:left w:val="none" w:sz="0" w:space="0" w:color="auto"/>
        <w:bottom w:val="none" w:sz="0" w:space="0" w:color="auto"/>
        <w:right w:val="none" w:sz="0" w:space="0" w:color="auto"/>
      </w:divBdr>
    </w:div>
    <w:div w:id="156464628">
      <w:bodyDiv w:val="1"/>
      <w:marLeft w:val="0"/>
      <w:marRight w:val="0"/>
      <w:marTop w:val="0"/>
      <w:marBottom w:val="0"/>
      <w:divBdr>
        <w:top w:val="none" w:sz="0" w:space="0" w:color="auto"/>
        <w:left w:val="none" w:sz="0" w:space="0" w:color="auto"/>
        <w:bottom w:val="none" w:sz="0" w:space="0" w:color="auto"/>
        <w:right w:val="none" w:sz="0" w:space="0" w:color="auto"/>
      </w:divBdr>
    </w:div>
    <w:div w:id="191387680">
      <w:bodyDiv w:val="1"/>
      <w:marLeft w:val="0"/>
      <w:marRight w:val="0"/>
      <w:marTop w:val="0"/>
      <w:marBottom w:val="0"/>
      <w:divBdr>
        <w:top w:val="none" w:sz="0" w:space="0" w:color="auto"/>
        <w:left w:val="none" w:sz="0" w:space="0" w:color="auto"/>
        <w:bottom w:val="none" w:sz="0" w:space="0" w:color="auto"/>
        <w:right w:val="none" w:sz="0" w:space="0" w:color="auto"/>
      </w:divBdr>
    </w:div>
    <w:div w:id="220798672">
      <w:bodyDiv w:val="1"/>
      <w:marLeft w:val="0"/>
      <w:marRight w:val="0"/>
      <w:marTop w:val="0"/>
      <w:marBottom w:val="0"/>
      <w:divBdr>
        <w:top w:val="none" w:sz="0" w:space="0" w:color="auto"/>
        <w:left w:val="none" w:sz="0" w:space="0" w:color="auto"/>
        <w:bottom w:val="none" w:sz="0" w:space="0" w:color="auto"/>
        <w:right w:val="none" w:sz="0" w:space="0" w:color="auto"/>
      </w:divBdr>
    </w:div>
    <w:div w:id="249119132">
      <w:bodyDiv w:val="1"/>
      <w:marLeft w:val="0"/>
      <w:marRight w:val="0"/>
      <w:marTop w:val="0"/>
      <w:marBottom w:val="0"/>
      <w:divBdr>
        <w:top w:val="none" w:sz="0" w:space="0" w:color="auto"/>
        <w:left w:val="none" w:sz="0" w:space="0" w:color="auto"/>
        <w:bottom w:val="none" w:sz="0" w:space="0" w:color="auto"/>
        <w:right w:val="none" w:sz="0" w:space="0" w:color="auto"/>
      </w:divBdr>
    </w:div>
    <w:div w:id="402457062">
      <w:bodyDiv w:val="1"/>
      <w:marLeft w:val="0"/>
      <w:marRight w:val="0"/>
      <w:marTop w:val="0"/>
      <w:marBottom w:val="0"/>
      <w:divBdr>
        <w:top w:val="none" w:sz="0" w:space="0" w:color="auto"/>
        <w:left w:val="none" w:sz="0" w:space="0" w:color="auto"/>
        <w:bottom w:val="none" w:sz="0" w:space="0" w:color="auto"/>
        <w:right w:val="none" w:sz="0" w:space="0" w:color="auto"/>
      </w:divBdr>
    </w:div>
    <w:div w:id="408700636">
      <w:bodyDiv w:val="1"/>
      <w:marLeft w:val="0"/>
      <w:marRight w:val="0"/>
      <w:marTop w:val="0"/>
      <w:marBottom w:val="0"/>
      <w:divBdr>
        <w:top w:val="none" w:sz="0" w:space="0" w:color="auto"/>
        <w:left w:val="none" w:sz="0" w:space="0" w:color="auto"/>
        <w:bottom w:val="none" w:sz="0" w:space="0" w:color="auto"/>
        <w:right w:val="none" w:sz="0" w:space="0" w:color="auto"/>
      </w:divBdr>
    </w:div>
    <w:div w:id="798113667">
      <w:bodyDiv w:val="1"/>
      <w:marLeft w:val="0"/>
      <w:marRight w:val="0"/>
      <w:marTop w:val="0"/>
      <w:marBottom w:val="0"/>
      <w:divBdr>
        <w:top w:val="none" w:sz="0" w:space="0" w:color="auto"/>
        <w:left w:val="none" w:sz="0" w:space="0" w:color="auto"/>
        <w:bottom w:val="none" w:sz="0" w:space="0" w:color="auto"/>
        <w:right w:val="none" w:sz="0" w:space="0" w:color="auto"/>
      </w:divBdr>
    </w:div>
    <w:div w:id="850333840">
      <w:bodyDiv w:val="1"/>
      <w:marLeft w:val="0"/>
      <w:marRight w:val="0"/>
      <w:marTop w:val="0"/>
      <w:marBottom w:val="0"/>
      <w:divBdr>
        <w:top w:val="none" w:sz="0" w:space="0" w:color="auto"/>
        <w:left w:val="none" w:sz="0" w:space="0" w:color="auto"/>
        <w:bottom w:val="none" w:sz="0" w:space="0" w:color="auto"/>
        <w:right w:val="none" w:sz="0" w:space="0" w:color="auto"/>
      </w:divBdr>
    </w:div>
    <w:div w:id="933974544">
      <w:bodyDiv w:val="1"/>
      <w:marLeft w:val="0"/>
      <w:marRight w:val="0"/>
      <w:marTop w:val="0"/>
      <w:marBottom w:val="0"/>
      <w:divBdr>
        <w:top w:val="none" w:sz="0" w:space="0" w:color="auto"/>
        <w:left w:val="none" w:sz="0" w:space="0" w:color="auto"/>
        <w:bottom w:val="none" w:sz="0" w:space="0" w:color="auto"/>
        <w:right w:val="none" w:sz="0" w:space="0" w:color="auto"/>
      </w:divBdr>
    </w:div>
    <w:div w:id="954211751">
      <w:bodyDiv w:val="1"/>
      <w:marLeft w:val="0"/>
      <w:marRight w:val="0"/>
      <w:marTop w:val="0"/>
      <w:marBottom w:val="0"/>
      <w:divBdr>
        <w:top w:val="none" w:sz="0" w:space="0" w:color="auto"/>
        <w:left w:val="none" w:sz="0" w:space="0" w:color="auto"/>
        <w:bottom w:val="none" w:sz="0" w:space="0" w:color="auto"/>
        <w:right w:val="none" w:sz="0" w:space="0" w:color="auto"/>
      </w:divBdr>
    </w:div>
    <w:div w:id="1613779120">
      <w:bodyDiv w:val="1"/>
      <w:marLeft w:val="0"/>
      <w:marRight w:val="0"/>
      <w:marTop w:val="0"/>
      <w:marBottom w:val="0"/>
      <w:divBdr>
        <w:top w:val="none" w:sz="0" w:space="0" w:color="auto"/>
        <w:left w:val="none" w:sz="0" w:space="0" w:color="auto"/>
        <w:bottom w:val="none" w:sz="0" w:space="0" w:color="auto"/>
        <w:right w:val="none" w:sz="0" w:space="0" w:color="auto"/>
      </w:divBdr>
    </w:div>
    <w:div w:id="19149225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image" Target="media/image28.png"/><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image" Target="media/image18.png"/><Relationship Id="rId11" Type="http://schemas.microsoft.com/office/2018/08/relationships/commentsExtensible" Target="commentsExtensible.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image" Target="media/image34.pn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49" Type="http://schemas.microsoft.com/office/2011/relationships/people" Target="people.xml"/><Relationship Id="rId10" Type="http://schemas.microsoft.com/office/2016/09/relationships/commentsIds" Target="commentsIds.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3.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image" Target="media/image3.jpe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fontTable" Target="fontTable.xml"/><Relationship Id="rId8" Type="http://schemas.openxmlformats.org/officeDocument/2006/relationships/comments" Target="comments.xml"/><Relationship Id="rId3" Type="http://schemas.openxmlformats.org/officeDocument/2006/relationships/styles" Target="styles.xm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7.png"/><Relationship Id="rId46" Type="http://schemas.openxmlformats.org/officeDocument/2006/relationships/image" Target="media/image35.png"/><Relationship Id="rId20" Type="http://schemas.openxmlformats.org/officeDocument/2006/relationships/image" Target="media/image9.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713681F-7868-41A4-ABCF-20BA61FB44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13</Pages>
  <Words>2259</Words>
  <Characters>14588</Characters>
  <Application>Microsoft Office Word</Application>
  <DocSecurity>0</DocSecurity>
  <Lines>121</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Murshed, Humyra Bente</dc:creator>
  <cp:keywords/>
  <dc:description/>
  <cp:lastModifiedBy>Basso, Marta</cp:lastModifiedBy>
  <cp:revision>11</cp:revision>
  <cp:lastPrinted>2024-10-25T16:20:00Z</cp:lastPrinted>
  <dcterms:created xsi:type="dcterms:W3CDTF">2024-12-27T19:59:00Z</dcterms:created>
  <dcterms:modified xsi:type="dcterms:W3CDTF">2025-01-14T16:48:00Z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fa576cd21929e7f2b5c12d7714c0d26d9ffac278873d5c68b1e0dfe0bcd85cea</vt:lpwstr>
  </property>
  <property fmtid="{D5CDD505-2E9C-101B-9397-08002B2CF9AE}" pid="3" name="Mendeley Recent Style Id 0_1">
    <vt:lpwstr>http://www.zotero.org/styles/american-political-science-association</vt:lpwstr>
  </property>
  <property fmtid="{D5CDD505-2E9C-101B-9397-08002B2CF9AE}" pid="4" name="Mendeley Recent Style Name 0_1">
    <vt:lpwstr>American Political Science Association</vt:lpwstr>
  </property>
  <property fmtid="{D5CDD505-2E9C-101B-9397-08002B2CF9AE}" pid="5" name="Mendeley Recent Style Id 1_1">
    <vt:lpwstr>http://www.zotero.org/styles/apa</vt:lpwstr>
  </property>
  <property fmtid="{D5CDD505-2E9C-101B-9397-08002B2CF9AE}" pid="6" name="Mendeley Recent Style Name 1_1">
    <vt:lpwstr>American Psychological Association 7th edition</vt:lpwstr>
  </property>
  <property fmtid="{D5CDD505-2E9C-101B-9397-08002B2CF9AE}" pid="7" name="Mendeley Recent Style Id 2_1">
    <vt:lpwstr>http://www.zotero.org/styles/american-sociological-association</vt:lpwstr>
  </property>
  <property fmtid="{D5CDD505-2E9C-101B-9397-08002B2CF9AE}" pid="8" name="Mendeley Recent Style Name 2_1">
    <vt:lpwstr>American Sociological Association 6th edition</vt:lpwstr>
  </property>
  <property fmtid="{D5CDD505-2E9C-101B-9397-08002B2CF9AE}" pid="9" name="Mendeley Recent Style Id 3_1">
    <vt:lpwstr>http://www.zotero.org/styles/chicago-author-date</vt:lpwstr>
  </property>
  <property fmtid="{D5CDD505-2E9C-101B-9397-08002B2CF9AE}" pid="10" name="Mendeley Recent Style Name 3_1">
    <vt:lpwstr>Chicago Manual of Style 17th edition (author-date)</vt:lpwstr>
  </property>
  <property fmtid="{D5CDD505-2E9C-101B-9397-08002B2CF9AE}" pid="11" name="Mendeley Recent Style Id 4_1">
    <vt:lpwstr>http://www.zotero.org/styles/harvard-cite-them-right</vt:lpwstr>
  </property>
  <property fmtid="{D5CDD505-2E9C-101B-9397-08002B2CF9AE}" pid="12" name="Mendeley Recent Style Name 4_1">
    <vt:lpwstr>Cite Them Right 12th edition - Harvard</vt:lpwstr>
  </property>
  <property fmtid="{D5CDD505-2E9C-101B-9397-08002B2CF9AE}" pid="13" name="Mendeley Recent Style Id 5_1">
    <vt:lpwstr>http://www.zotero.org/styles/ieee</vt:lpwstr>
  </property>
  <property fmtid="{D5CDD505-2E9C-101B-9397-08002B2CF9AE}" pid="14" name="Mendeley Recent Style Name 5_1">
    <vt:lpwstr>IEEE</vt:lpwstr>
  </property>
  <property fmtid="{D5CDD505-2E9C-101B-9397-08002B2CF9AE}" pid="15" name="Mendeley Recent Style Id 6_1">
    <vt:lpwstr>http://www.zotero.org/styles/journal-of-hydrology</vt:lpwstr>
  </property>
  <property fmtid="{D5CDD505-2E9C-101B-9397-08002B2CF9AE}" pid="16" name="Mendeley Recent Style Name 6_1">
    <vt:lpwstr>Journal of Hydrology</vt:lpwstr>
  </property>
  <property fmtid="{D5CDD505-2E9C-101B-9397-08002B2CF9AE}" pid="17" name="Mendeley Recent Style Id 7_1">
    <vt:lpwstr>http://www.zotero.org/styles/modern-humanities-research-association</vt:lpwstr>
  </property>
  <property fmtid="{D5CDD505-2E9C-101B-9397-08002B2CF9AE}" pid="18" name="Mendeley Recent Style Name 7_1">
    <vt:lpwstr>Modern Humanities Research Association 3rd edition (note with bibliography)</vt:lpwstr>
  </property>
  <property fmtid="{D5CDD505-2E9C-101B-9397-08002B2CF9AE}" pid="19" name="Mendeley Recent Style Id 8_1">
    <vt:lpwstr>http://www.zotero.org/styles/modern-language-association</vt:lpwstr>
  </property>
  <property fmtid="{D5CDD505-2E9C-101B-9397-08002B2CF9AE}" pid="20" name="Mendeley Recent Style Name 8_1">
    <vt:lpwstr>Modern Language Association 9th edition</vt:lpwstr>
  </property>
  <property fmtid="{D5CDD505-2E9C-101B-9397-08002B2CF9AE}" pid="21" name="Mendeley Recent Style Id 9_1">
    <vt:lpwstr>http://www.zotero.org/styles/nature</vt:lpwstr>
  </property>
  <property fmtid="{D5CDD505-2E9C-101B-9397-08002B2CF9AE}" pid="22" name="Mendeley Recent Style Name 9_1">
    <vt:lpwstr>Nature</vt:lpwstr>
  </property>
</Properties>
</file>